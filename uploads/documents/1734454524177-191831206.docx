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3DB13" w14:textId="12075F2C" w:rsidR="00CB0287" w:rsidRDefault="00CB0287" w:rsidP="00CB0287">
      <w:pPr>
        <w:jc w:val="center"/>
        <w:rPr>
          <w:b/>
          <w:bCs/>
        </w:rPr>
      </w:pPr>
      <w:bookmarkStart w:id="0" w:name="_Hlk184204467"/>
      <w:r>
        <w:rPr>
          <w:noProof/>
        </w:rPr>
        <w:drawing>
          <wp:anchor distT="0" distB="0" distL="114300" distR="114300" simplePos="0" relativeHeight="251658240" behindDoc="0" locked="0" layoutInCell="1" allowOverlap="1" wp14:anchorId="757B4A25" wp14:editId="7A987FC4">
            <wp:simplePos x="0" y="0"/>
            <wp:positionH relativeFrom="column">
              <wp:align>center</wp:align>
            </wp:positionH>
            <wp:positionV relativeFrom="paragraph">
              <wp:posOffset>418465</wp:posOffset>
            </wp:positionV>
            <wp:extent cx="2340000" cy="2340000"/>
            <wp:effectExtent l="0" t="0" r="3175"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0000" cy="2340000"/>
                    </a:xfrm>
                    <a:prstGeom prst="rect">
                      <a:avLst/>
                    </a:prstGeom>
                  </pic:spPr>
                </pic:pic>
              </a:graphicData>
            </a:graphic>
            <wp14:sizeRelH relativeFrom="margin">
              <wp14:pctWidth>0</wp14:pctWidth>
            </wp14:sizeRelH>
            <wp14:sizeRelV relativeFrom="margin">
              <wp14:pctHeight>0</wp14:pctHeight>
            </wp14:sizeRelV>
          </wp:anchor>
        </w:drawing>
      </w:r>
      <w:r>
        <w:rPr>
          <w:b/>
          <w:bCs/>
        </w:rPr>
        <w:t>HỌC VIỆN CÔNG NGHỆ BƯU CHÍNH VIỄN THÔNG</w:t>
      </w:r>
    </w:p>
    <w:p w14:paraId="7DDFAF36" w14:textId="3DF649E9" w:rsidR="00D4716E" w:rsidRDefault="00D4716E" w:rsidP="00CD4A60"/>
    <w:p w14:paraId="5EFC3D3C" w14:textId="470898EF" w:rsidR="00C21EEF" w:rsidRDefault="00C21EEF" w:rsidP="00C21EEF">
      <w:pPr>
        <w:jc w:val="center"/>
        <w:rPr>
          <w:b/>
          <w:bCs/>
          <w:sz w:val="36"/>
          <w:szCs w:val="36"/>
        </w:rPr>
      </w:pPr>
      <w:r w:rsidRPr="009B4781">
        <w:rPr>
          <w:b/>
          <w:bCs/>
          <w:sz w:val="36"/>
          <w:szCs w:val="36"/>
        </w:rPr>
        <w:t>BÀI TẬP LỚN</w:t>
      </w:r>
    </w:p>
    <w:p w14:paraId="2FDFF41F" w14:textId="3DA5274C" w:rsidR="00C21EEF" w:rsidRDefault="00C21EEF" w:rsidP="00C21EEF">
      <w:pPr>
        <w:jc w:val="center"/>
        <w:rPr>
          <w:b/>
          <w:bCs/>
          <w:sz w:val="36"/>
          <w:szCs w:val="36"/>
        </w:rPr>
      </w:pPr>
    </w:p>
    <w:p w14:paraId="03E166E1" w14:textId="79347829" w:rsidR="00C21EEF" w:rsidRDefault="00C21EEF" w:rsidP="00C21EEF">
      <w:pPr>
        <w:jc w:val="center"/>
        <w:rPr>
          <w:b/>
          <w:bCs/>
          <w:sz w:val="36"/>
          <w:szCs w:val="36"/>
        </w:rPr>
      </w:pPr>
    </w:p>
    <w:p w14:paraId="6CF2C676" w14:textId="38B48997" w:rsidR="00C21EEF" w:rsidRDefault="00C21EEF" w:rsidP="00C21EEF">
      <w:pPr>
        <w:jc w:val="center"/>
        <w:rPr>
          <w:b/>
          <w:bCs/>
          <w:sz w:val="36"/>
          <w:szCs w:val="36"/>
        </w:rPr>
      </w:pPr>
    </w:p>
    <w:p w14:paraId="6F05521F" w14:textId="77777777" w:rsidR="00C21EEF" w:rsidRDefault="00C21EEF" w:rsidP="00C21EEF">
      <w:pPr>
        <w:jc w:val="center"/>
        <w:rPr>
          <w:b/>
          <w:bCs/>
          <w:sz w:val="40"/>
          <w:szCs w:val="40"/>
        </w:rPr>
      </w:pPr>
      <w:r w:rsidRPr="002C48CC">
        <w:rPr>
          <w:b/>
          <w:bCs/>
          <w:sz w:val="40"/>
          <w:szCs w:val="40"/>
        </w:rPr>
        <w:t>MÔN KĨ NĂNG TẠO LẬP BĂN BẢN</w:t>
      </w:r>
    </w:p>
    <w:p w14:paraId="010F2EEA" w14:textId="111236E8" w:rsidR="00C21EEF" w:rsidRDefault="00C21EEF" w:rsidP="00C21EEF">
      <w:pPr>
        <w:jc w:val="center"/>
        <w:rPr>
          <w:b/>
          <w:bCs/>
          <w:sz w:val="36"/>
          <w:szCs w:val="36"/>
        </w:rPr>
      </w:pPr>
    </w:p>
    <w:p w14:paraId="02D12F89" w14:textId="2E1958A9" w:rsidR="00C21EEF" w:rsidRDefault="00C21EEF" w:rsidP="00C21EEF">
      <w:pPr>
        <w:jc w:val="center"/>
        <w:rPr>
          <w:b/>
          <w:bCs/>
          <w:sz w:val="36"/>
          <w:szCs w:val="36"/>
        </w:rPr>
      </w:pPr>
    </w:p>
    <w:p w14:paraId="1D6B2696" w14:textId="32B41525" w:rsidR="00C21EEF" w:rsidDel="007A7177" w:rsidRDefault="00C21EEF" w:rsidP="00F869B5">
      <w:pPr>
        <w:jc w:val="center"/>
        <w:rPr>
          <w:del w:id="1" w:author="Unknown"/>
          <w:b/>
          <w:bCs/>
          <w:sz w:val="36"/>
          <w:szCs w:val="36"/>
        </w:rPr>
      </w:pPr>
    </w:p>
    <w:p w14:paraId="419BFF50" w14:textId="77777777" w:rsidR="00C21EEF" w:rsidRDefault="00C21EEF" w:rsidP="0080379C">
      <w:pPr>
        <w:jc w:val="center"/>
        <w:rPr>
          <w:b/>
          <w:bCs/>
          <w:sz w:val="36"/>
          <w:szCs w:val="36"/>
        </w:rPr>
      </w:pPr>
    </w:p>
    <w:p w14:paraId="21B88D6F" w14:textId="726CF28E" w:rsidR="00C21EEF" w:rsidRDefault="00C21EEF" w:rsidP="00C21EEF">
      <w:pPr>
        <w:tabs>
          <w:tab w:val="left" w:pos="2835"/>
        </w:tabs>
        <w:rPr>
          <w:b/>
          <w:bCs/>
        </w:rPr>
      </w:pPr>
      <w:r>
        <w:rPr>
          <w:b/>
          <w:bCs/>
        </w:rPr>
        <w:tab/>
        <w:t>Họ và tên: Nguyễn Đức Thành</w:t>
      </w:r>
    </w:p>
    <w:p w14:paraId="4016913C" w14:textId="58A21D68" w:rsidR="00C21EEF" w:rsidRDefault="00C21EEF" w:rsidP="00C21EEF">
      <w:pPr>
        <w:tabs>
          <w:tab w:val="left" w:pos="2835"/>
        </w:tabs>
        <w:rPr>
          <w:b/>
          <w:bCs/>
        </w:rPr>
      </w:pPr>
      <w:r>
        <w:rPr>
          <w:b/>
          <w:bCs/>
        </w:rPr>
        <w:tab/>
        <w:t>Mã sinh viên: B23DCCC152</w:t>
      </w:r>
    </w:p>
    <w:p w14:paraId="3CCE8BF1" w14:textId="4F0AA675" w:rsidR="00C21EEF" w:rsidRDefault="00C21EEF" w:rsidP="00C21EEF">
      <w:pPr>
        <w:tabs>
          <w:tab w:val="left" w:pos="2835"/>
        </w:tabs>
        <w:rPr>
          <w:b/>
          <w:bCs/>
        </w:rPr>
      </w:pPr>
      <w:r>
        <w:rPr>
          <w:b/>
          <w:bCs/>
        </w:rPr>
        <w:tab/>
        <w:t>Lớp: D23CQCC04-B</w:t>
      </w:r>
    </w:p>
    <w:p w14:paraId="5ADB7650" w14:textId="3EE1A2E6" w:rsidR="00C21EEF" w:rsidRDefault="00C21EEF" w:rsidP="00C21EEF">
      <w:pPr>
        <w:tabs>
          <w:tab w:val="left" w:pos="2835"/>
        </w:tabs>
        <w:rPr>
          <w:b/>
          <w:bCs/>
        </w:rPr>
      </w:pPr>
      <w:r>
        <w:rPr>
          <w:b/>
          <w:bCs/>
        </w:rPr>
        <w:tab/>
        <w:t>Khoá: 2023 – 2027</w:t>
      </w:r>
    </w:p>
    <w:p w14:paraId="71332180" w14:textId="5199246F" w:rsidR="00C21EEF" w:rsidRDefault="00C21EEF" w:rsidP="00C21EEF">
      <w:pPr>
        <w:tabs>
          <w:tab w:val="left" w:pos="2835"/>
        </w:tabs>
        <w:rPr>
          <w:b/>
          <w:bCs/>
        </w:rPr>
      </w:pPr>
    </w:p>
    <w:p w14:paraId="5DCDAAFF" w14:textId="77777777" w:rsidR="007A7177" w:rsidRDefault="007A7177" w:rsidP="00272505">
      <w:pPr>
        <w:tabs>
          <w:tab w:val="left" w:pos="2835"/>
        </w:tabs>
        <w:jc w:val="center"/>
        <w:rPr>
          <w:ins w:id="2" w:author="Unknown" w:date="2024-12-04T00:42:00Z"/>
          <w:b/>
          <w:bCs/>
        </w:rPr>
      </w:pPr>
    </w:p>
    <w:p w14:paraId="0FEBE63A" w14:textId="77777777" w:rsidR="007A7177" w:rsidRDefault="007A7177" w:rsidP="00272505">
      <w:pPr>
        <w:tabs>
          <w:tab w:val="left" w:pos="2835"/>
        </w:tabs>
        <w:jc w:val="center"/>
        <w:rPr>
          <w:ins w:id="3" w:author="Unknown" w:date="2024-12-04T00:42:00Z"/>
          <w:b/>
          <w:bCs/>
        </w:rPr>
      </w:pPr>
    </w:p>
    <w:p w14:paraId="50C3B3DA" w14:textId="54284BC9" w:rsidR="00272505" w:rsidRDefault="007D1B0E" w:rsidP="00272505">
      <w:pPr>
        <w:tabs>
          <w:tab w:val="left" w:pos="2835"/>
        </w:tabs>
        <w:jc w:val="center"/>
        <w:rPr>
          <w:b/>
          <w:bCs/>
        </w:rPr>
        <w:sectPr w:rsidR="00272505" w:rsidSect="007A7177">
          <w:headerReference w:type="even" r:id="rId9"/>
          <w:headerReference w:type="default" r:id="rId10"/>
          <w:headerReference w:type="first" r:id="rId11"/>
          <w:pgSz w:w="11907" w:h="16840" w:code="9"/>
          <w:pgMar w:top="1134" w:right="1134" w:bottom="1134" w:left="1701" w:header="0" w:footer="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81"/>
          <w:sectPrChange w:id="8" w:author="Unknown" w:date="2024-12-04T00:41:00Z">
            <w:sectPr w:rsidR="00272505" w:rsidSect="007A7177">
              <w:pgMar w:top="1134" w:right="1134" w:bottom="1134" w:left="1701" w:header="0" w:footer="0" w:gutter="0"/>
              <w:titlePg w:val="0"/>
            </w:sectPr>
          </w:sectPrChange>
        </w:sectPr>
      </w:pPr>
      <w:r>
        <w:rPr>
          <w:b/>
          <w:bCs/>
        </w:rPr>
        <w:t>HÀ NỘI – THÁNG 12/2024</w:t>
      </w:r>
    </w:p>
    <w:p w14:paraId="47A8C33D" w14:textId="19A457A9" w:rsidR="00C21EEF" w:rsidRDefault="00C21EEF" w:rsidP="00272505">
      <w:pPr>
        <w:tabs>
          <w:tab w:val="left" w:pos="2835"/>
        </w:tabs>
        <w:jc w:val="center"/>
        <w:rPr>
          <w:b/>
          <w:bCs/>
        </w:rPr>
      </w:pPr>
    </w:p>
    <w:sdt>
      <w:sdtPr>
        <w:rPr>
          <w:rFonts w:ascii="Times New Roman" w:hAnsi="Times New Roman"/>
          <w:color w:val="auto"/>
          <w:kern w:val="2"/>
          <w:sz w:val="28"/>
          <w14:ligatures w14:val="standardContextual"/>
        </w:rPr>
        <w:id w:val="1208685054"/>
        <w:docPartObj>
          <w:docPartGallery w:val="Table of Contents"/>
          <w:docPartUnique/>
        </w:docPartObj>
      </w:sdtPr>
      <w:sdtEndPr>
        <w:rPr>
          <w:b/>
          <w:bCs/>
          <w:noProof/>
        </w:rPr>
      </w:sdtEndPr>
      <w:sdtContent>
        <w:p w14:paraId="527597A9" w14:textId="578CD3C3" w:rsidR="00934584" w:rsidRPr="00F00A09" w:rsidRDefault="00F00A09" w:rsidP="00F00A09">
          <w:pPr>
            <w:pStyle w:val="TOCHeading"/>
            <w:jc w:val="center"/>
            <w:rPr>
              <w:rFonts w:ascii="Times New Roman" w:hAnsi="Times New Roman" w:cs="Times New Roman"/>
              <w:b/>
              <w:bCs/>
              <w:color w:val="262626" w:themeColor="text1" w:themeTint="D9"/>
              <w:sz w:val="36"/>
              <w:szCs w:val="36"/>
            </w:rPr>
          </w:pPr>
          <w:r w:rsidRPr="00F00A09">
            <w:rPr>
              <w:b/>
              <w:bCs/>
              <w:color w:val="262626" w:themeColor="text1" w:themeTint="D9"/>
            </w:rPr>
            <w:t>Mục lục</w:t>
          </w:r>
        </w:p>
        <w:p w14:paraId="78D2E6CA" w14:textId="2F9FE1E4" w:rsidR="003C561B" w:rsidRDefault="00247020">
          <w:pPr>
            <w:pStyle w:val="TOC1"/>
            <w:rPr>
              <w:rFonts w:asciiTheme="minorHAnsi" w:eastAsiaTheme="minorEastAsia" w:hAnsiTheme="minorHAnsi"/>
              <w:b w:val="0"/>
              <w:caps w:val="0"/>
              <w:noProof/>
              <w:kern w:val="0"/>
              <w:sz w:val="22"/>
              <w:szCs w:val="22"/>
              <w14:ligatures w14:val="none"/>
            </w:rPr>
          </w:pPr>
          <w:r>
            <w:rPr>
              <w:b w:val="0"/>
              <w:caps w:val="0"/>
            </w:rPr>
            <w:fldChar w:fldCharType="begin"/>
          </w:r>
          <w:r>
            <w:rPr>
              <w:b w:val="0"/>
              <w:caps w:val="0"/>
            </w:rPr>
            <w:instrText xml:space="preserve"> TOC \o "1-4" \h \z \u </w:instrText>
          </w:r>
          <w:r>
            <w:rPr>
              <w:b w:val="0"/>
              <w:caps w:val="0"/>
            </w:rPr>
            <w:fldChar w:fldCharType="separate"/>
          </w:r>
          <w:hyperlink w:anchor="_Toc184215587" w:history="1">
            <w:r w:rsidR="003C561B" w:rsidRPr="000557B6">
              <w:rPr>
                <w:rStyle w:val="Hyperlink"/>
                <w:noProof/>
              </w:rPr>
              <w:t>Câu 1:</w:t>
            </w:r>
            <w:r w:rsidR="003C561B">
              <w:rPr>
                <w:noProof/>
                <w:webHidden/>
              </w:rPr>
              <w:tab/>
            </w:r>
            <w:r w:rsidR="003C561B">
              <w:rPr>
                <w:noProof/>
                <w:webHidden/>
              </w:rPr>
              <w:fldChar w:fldCharType="begin"/>
            </w:r>
            <w:r w:rsidR="003C561B">
              <w:rPr>
                <w:noProof/>
                <w:webHidden/>
              </w:rPr>
              <w:instrText xml:space="preserve"> PAGEREF _Toc184215587 \h </w:instrText>
            </w:r>
            <w:r w:rsidR="003C561B">
              <w:rPr>
                <w:noProof/>
                <w:webHidden/>
              </w:rPr>
            </w:r>
            <w:r w:rsidR="003C561B">
              <w:rPr>
                <w:noProof/>
                <w:webHidden/>
              </w:rPr>
              <w:fldChar w:fldCharType="separate"/>
            </w:r>
            <w:r w:rsidR="004911D5">
              <w:rPr>
                <w:noProof/>
                <w:webHidden/>
              </w:rPr>
              <w:t>1</w:t>
            </w:r>
            <w:r w:rsidR="003C561B">
              <w:rPr>
                <w:noProof/>
                <w:webHidden/>
              </w:rPr>
              <w:fldChar w:fldCharType="end"/>
            </w:r>
          </w:hyperlink>
        </w:p>
        <w:p w14:paraId="4DECD276" w14:textId="5955C59B" w:rsidR="003C561B" w:rsidRDefault="003C561B">
          <w:pPr>
            <w:pStyle w:val="TOC1"/>
            <w:rPr>
              <w:rFonts w:asciiTheme="minorHAnsi" w:eastAsiaTheme="minorEastAsia" w:hAnsiTheme="minorHAnsi"/>
              <w:b w:val="0"/>
              <w:caps w:val="0"/>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"_Toc184215588"</w:instrText>
          </w:r>
          <w:r w:rsidRPr="000557B6">
            <w:rPr>
              <w:rStyle w:val="Hyperlink"/>
              <w:noProof/>
            </w:rPr>
            <w:instrText xml:space="preserve"> </w:instrText>
          </w:r>
          <w:r w:rsidRPr="000557B6">
            <w:rPr>
              <w:rStyle w:val="Hyperlink"/>
              <w:noProof/>
            </w:rPr>
            <w:fldChar w:fldCharType="separate"/>
          </w:r>
          <w:r w:rsidRPr="000557B6">
            <w:rPr>
              <w:rStyle w:val="Hyperlink"/>
              <w:noProof/>
            </w:rPr>
            <w:t>Câu 2:</w:t>
          </w:r>
          <w:r>
            <w:rPr>
              <w:noProof/>
              <w:webHidden/>
            </w:rPr>
            <w:tab/>
          </w:r>
          <w:r>
            <w:rPr>
              <w:noProof/>
              <w:webHidden/>
            </w:rPr>
            <w:fldChar w:fldCharType="begin"/>
          </w:r>
          <w:r>
            <w:rPr>
              <w:noProof/>
              <w:webHidden/>
            </w:rPr>
            <w:instrText xml:space="preserve"> PAGEREF _Toc184215588 \h </w:instrText>
          </w:r>
          <w:r>
            <w:rPr>
              <w:noProof/>
              <w:webHidden/>
            </w:rPr>
          </w:r>
          <w:r>
            <w:rPr>
              <w:noProof/>
              <w:webHidden/>
            </w:rPr>
            <w:fldChar w:fldCharType="separate"/>
          </w:r>
          <w:ins w:id="9" w:author="thanh nguyen" w:date="2024-12-06T15:00:00Z">
            <w:r w:rsidR="004911D5">
              <w:rPr>
                <w:noProof/>
                <w:webHidden/>
              </w:rPr>
              <w:t>2</w:t>
            </w:r>
          </w:ins>
          <w:del w:id="10" w:author="thanh nguyen" w:date="2024-12-06T14:59:00Z">
            <w:r w:rsidDel="004911D5">
              <w:rPr>
                <w:noProof/>
                <w:webHidden/>
              </w:rPr>
              <w:delText>1</w:delText>
            </w:r>
          </w:del>
          <w:r>
            <w:rPr>
              <w:noProof/>
              <w:webHidden/>
            </w:rPr>
            <w:fldChar w:fldCharType="end"/>
          </w:r>
          <w:r w:rsidRPr="000557B6">
            <w:rPr>
              <w:rStyle w:val="Hyperlink"/>
              <w:noProof/>
            </w:rPr>
            <w:fldChar w:fldCharType="end"/>
          </w:r>
        </w:p>
        <w:p w14:paraId="1152D51B" w14:textId="44DD09BE" w:rsidR="003C561B" w:rsidRDefault="003C561B">
          <w:pPr>
            <w:pStyle w:val="TOC2"/>
            <w:rPr>
              <w:rFonts w:asciiTheme="minorHAnsi" w:eastAsiaTheme="minorEastAsia" w:hAnsiTheme="minorHAnsi"/>
              <w:b w:val="0"/>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"_Toc184215589"</w:instrText>
          </w:r>
          <w:r w:rsidRPr="000557B6">
            <w:rPr>
              <w:rStyle w:val="Hyperlink"/>
              <w:noProof/>
            </w:rPr>
            <w:instrText xml:space="preserve"> </w:instrText>
          </w:r>
          <w:r w:rsidRPr="000557B6">
            <w:rPr>
              <w:rStyle w:val="Hyperlink"/>
              <w:noProof/>
            </w:rPr>
            <w:fldChar w:fldCharType="separate"/>
          </w:r>
          <w:r w:rsidRPr="000557B6">
            <w:rPr>
              <w:rStyle w:val="Hyperlink"/>
              <w:noProof/>
              <w:spacing w:val="40"/>
            </w:rPr>
            <w:t>CHƯƠNG 1: GIỚI THIỆU</w:t>
          </w:r>
          <w:r>
            <w:rPr>
              <w:noProof/>
              <w:webHidden/>
            </w:rPr>
            <w:tab/>
          </w:r>
          <w:r>
            <w:rPr>
              <w:noProof/>
              <w:webHidden/>
            </w:rPr>
            <w:fldChar w:fldCharType="begin"/>
          </w:r>
          <w:r>
            <w:rPr>
              <w:noProof/>
              <w:webHidden/>
            </w:rPr>
            <w:instrText xml:space="preserve"> PAGEREF _Toc184215589 \h </w:instrText>
          </w:r>
          <w:r>
            <w:rPr>
              <w:noProof/>
              <w:webHidden/>
            </w:rPr>
          </w:r>
          <w:r>
            <w:rPr>
              <w:noProof/>
              <w:webHidden/>
            </w:rPr>
            <w:fldChar w:fldCharType="separate"/>
          </w:r>
          <w:ins w:id="11" w:author="thanh nguyen" w:date="2024-12-06T15:00:00Z">
            <w:r w:rsidR="004911D5">
              <w:rPr>
                <w:noProof/>
                <w:webHidden/>
              </w:rPr>
              <w:t>2</w:t>
            </w:r>
          </w:ins>
          <w:del w:id="12" w:author="thanh nguyen" w:date="2024-12-06T14:59:00Z">
            <w:r w:rsidDel="004911D5">
              <w:rPr>
                <w:noProof/>
                <w:webHidden/>
              </w:rPr>
              <w:delText>1</w:delText>
            </w:r>
          </w:del>
          <w:r>
            <w:rPr>
              <w:noProof/>
              <w:webHidden/>
            </w:rPr>
            <w:fldChar w:fldCharType="end"/>
          </w:r>
          <w:r w:rsidRPr="000557B6">
            <w:rPr>
              <w:rStyle w:val="Hyperlink"/>
              <w:noProof/>
            </w:rPr>
            <w:fldChar w:fldCharType="end"/>
          </w:r>
        </w:p>
        <w:p w14:paraId="31C6374A" w14:textId="13F8262D" w:rsidR="003C561B" w:rsidRDefault="003C561B">
          <w:pPr>
            <w:pStyle w:val="TOC3"/>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"_Toc184215590"</w:instrText>
          </w:r>
          <w:r w:rsidRPr="000557B6">
            <w:rPr>
              <w:rStyle w:val="Hyperlink"/>
              <w:noProof/>
            </w:rPr>
            <w:instrText xml:space="preserve"> </w:instrText>
          </w:r>
          <w:r w:rsidRPr="000557B6">
            <w:rPr>
              <w:rStyle w:val="Hyperlink"/>
              <w:noProof/>
            </w:rPr>
            <w:fldChar w:fldCharType="separate"/>
          </w:r>
          <w:r w:rsidRPr="000557B6">
            <w:rPr>
              <w:rStyle w:val="Hyperlink"/>
              <w:noProof/>
            </w:rPr>
            <w:t>1.1. Học viện Công nghệ Bưu chính Viễn thông</w:t>
          </w:r>
          <w:r>
            <w:rPr>
              <w:noProof/>
              <w:webHidden/>
            </w:rPr>
            <w:tab/>
          </w:r>
          <w:r>
            <w:rPr>
              <w:noProof/>
              <w:webHidden/>
            </w:rPr>
            <w:fldChar w:fldCharType="begin"/>
          </w:r>
          <w:r>
            <w:rPr>
              <w:noProof/>
              <w:webHidden/>
            </w:rPr>
            <w:instrText xml:space="preserve"> PAGEREF _Toc184215590 \h </w:instrText>
          </w:r>
          <w:r>
            <w:rPr>
              <w:noProof/>
              <w:webHidden/>
            </w:rPr>
          </w:r>
          <w:r>
            <w:rPr>
              <w:noProof/>
              <w:webHidden/>
            </w:rPr>
            <w:fldChar w:fldCharType="separate"/>
          </w:r>
          <w:ins w:id="13" w:author="thanh nguyen" w:date="2024-12-06T15:00:00Z">
            <w:r w:rsidR="004911D5">
              <w:rPr>
                <w:noProof/>
                <w:webHidden/>
              </w:rPr>
              <w:t>2</w:t>
            </w:r>
          </w:ins>
          <w:del w:id="14" w:author="thanh nguyen" w:date="2024-12-06T14:59:00Z">
            <w:r w:rsidDel="004911D5">
              <w:rPr>
                <w:noProof/>
                <w:webHidden/>
              </w:rPr>
              <w:delText>1</w:delText>
            </w:r>
          </w:del>
          <w:r>
            <w:rPr>
              <w:noProof/>
              <w:webHidden/>
            </w:rPr>
            <w:fldChar w:fldCharType="end"/>
          </w:r>
          <w:r w:rsidRPr="000557B6">
            <w:rPr>
              <w:rStyle w:val="Hyperlink"/>
              <w:noProof/>
            </w:rPr>
            <w:fldChar w:fldCharType="end"/>
          </w:r>
        </w:p>
        <w:p w14:paraId="1C43DA7E" w14:textId="0FFD524B" w:rsidR="003C561B" w:rsidRDefault="003C561B">
          <w:pPr>
            <w:pStyle w:val="TOC4"/>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"_Toc184215591"</w:instrText>
          </w:r>
          <w:r w:rsidRPr="000557B6">
            <w:rPr>
              <w:rStyle w:val="Hyperlink"/>
              <w:noProof/>
            </w:rPr>
            <w:instrText xml:space="preserve"> </w:instrText>
          </w:r>
          <w:r w:rsidRPr="000557B6">
            <w:rPr>
              <w:rStyle w:val="Hyperlink"/>
              <w:noProof/>
            </w:rPr>
            <w:fldChar w:fldCharType="separate"/>
          </w:r>
          <w:r w:rsidRPr="000557B6">
            <w:rPr>
              <w:rStyle w:val="Hyperlink"/>
              <w:noProof/>
            </w:rPr>
            <w:t>1.1.1. Lịch sử - Truyền thống</w:t>
          </w:r>
          <w:r>
            <w:rPr>
              <w:noProof/>
              <w:webHidden/>
            </w:rPr>
            <w:tab/>
          </w:r>
          <w:r>
            <w:rPr>
              <w:noProof/>
              <w:webHidden/>
            </w:rPr>
            <w:fldChar w:fldCharType="begin"/>
          </w:r>
          <w:r>
            <w:rPr>
              <w:noProof/>
              <w:webHidden/>
            </w:rPr>
            <w:instrText xml:space="preserve"> PAGEREF _Toc184215591 \h </w:instrText>
          </w:r>
          <w:r>
            <w:rPr>
              <w:noProof/>
              <w:webHidden/>
            </w:rPr>
          </w:r>
          <w:r>
            <w:rPr>
              <w:noProof/>
              <w:webHidden/>
            </w:rPr>
            <w:fldChar w:fldCharType="separate"/>
          </w:r>
          <w:ins w:id="15" w:author="thanh nguyen" w:date="2024-12-06T15:00:00Z">
            <w:r w:rsidR="004911D5">
              <w:rPr>
                <w:noProof/>
                <w:webHidden/>
              </w:rPr>
              <w:t>2</w:t>
            </w:r>
          </w:ins>
          <w:del w:id="16" w:author="thanh nguyen" w:date="2024-12-06T14:59:00Z">
            <w:r w:rsidDel="004911D5">
              <w:rPr>
                <w:noProof/>
                <w:webHidden/>
              </w:rPr>
              <w:delText>1</w:delText>
            </w:r>
          </w:del>
          <w:r>
            <w:rPr>
              <w:noProof/>
              <w:webHidden/>
            </w:rPr>
            <w:fldChar w:fldCharType="end"/>
          </w:r>
          <w:r w:rsidRPr="000557B6">
            <w:rPr>
              <w:rStyle w:val="Hyperlink"/>
              <w:noProof/>
            </w:rPr>
            <w:fldChar w:fldCharType="end"/>
          </w:r>
        </w:p>
        <w:p w14:paraId="7221C79F" w14:textId="42A7D458" w:rsidR="003C561B" w:rsidRDefault="00992E15">
          <w:pPr>
            <w:pStyle w:val="TOC4"/>
            <w:tabs>
              <w:tab w:val="right" w:leader="dot" w:pos="9062"/>
            </w:tabs>
            <w:rPr>
              <w:rFonts w:asciiTheme="minorHAnsi" w:eastAsiaTheme="minorEastAsia" w:hAnsiTheme="minorHAnsi"/>
              <w:noProof/>
              <w:kern w:val="0"/>
              <w:sz w:val="22"/>
              <w:szCs w:val="22"/>
              <w14:ligatures w14:val="none"/>
            </w:rPr>
          </w:pPr>
          <w:hyperlink w:anchor="_Toc184215592" w:history="1">
            <w:r w:rsidR="003C561B" w:rsidRPr="000557B6">
              <w:rPr>
                <w:rStyle w:val="Hyperlink"/>
                <w:noProof/>
              </w:rPr>
              <w:t>1.1.2. Tầm nhìn – Sứ mạng</w:t>
            </w:r>
            <w:r w:rsidR="003C561B">
              <w:rPr>
                <w:noProof/>
                <w:webHidden/>
              </w:rPr>
              <w:tab/>
            </w:r>
            <w:r w:rsidR="003C561B">
              <w:rPr>
                <w:noProof/>
                <w:webHidden/>
              </w:rPr>
              <w:fldChar w:fldCharType="begin"/>
            </w:r>
            <w:r w:rsidR="003C561B">
              <w:rPr>
                <w:noProof/>
                <w:webHidden/>
              </w:rPr>
              <w:instrText xml:space="preserve"> PAGEREF _Toc184215592 \h </w:instrText>
            </w:r>
            <w:r w:rsidR="003C561B">
              <w:rPr>
                <w:noProof/>
                <w:webHidden/>
              </w:rPr>
            </w:r>
            <w:r w:rsidR="003C561B">
              <w:rPr>
                <w:noProof/>
                <w:webHidden/>
              </w:rPr>
              <w:fldChar w:fldCharType="separate"/>
            </w:r>
            <w:r w:rsidR="004911D5">
              <w:rPr>
                <w:noProof/>
                <w:webHidden/>
              </w:rPr>
              <w:t>3</w:t>
            </w:r>
            <w:r w:rsidR="003C561B">
              <w:rPr>
                <w:noProof/>
                <w:webHidden/>
              </w:rPr>
              <w:fldChar w:fldCharType="end"/>
            </w:r>
          </w:hyperlink>
        </w:p>
        <w:p w14:paraId="14F41347" w14:textId="39AB1699" w:rsidR="003C561B" w:rsidRDefault="003C561B">
          <w:pPr>
            <w:pStyle w:val="TOC3"/>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"_Toc184215593"</w:instrText>
          </w:r>
          <w:r w:rsidRPr="000557B6">
            <w:rPr>
              <w:rStyle w:val="Hyperlink"/>
              <w:noProof/>
            </w:rPr>
            <w:instrText xml:space="preserve"> </w:instrText>
          </w:r>
          <w:r w:rsidRPr="000557B6">
            <w:rPr>
              <w:rStyle w:val="Hyperlink"/>
              <w:noProof/>
            </w:rPr>
            <w:fldChar w:fldCharType="separate"/>
          </w:r>
          <w:r w:rsidRPr="000557B6">
            <w:rPr>
              <w:rStyle w:val="Hyperlink"/>
              <w:noProof/>
            </w:rPr>
            <w:t>1.2. Giới thiệu bản thân</w:t>
          </w:r>
          <w:r>
            <w:rPr>
              <w:noProof/>
              <w:webHidden/>
            </w:rPr>
            <w:tab/>
          </w:r>
          <w:r>
            <w:rPr>
              <w:noProof/>
              <w:webHidden/>
            </w:rPr>
            <w:fldChar w:fldCharType="begin"/>
          </w:r>
          <w:r>
            <w:rPr>
              <w:noProof/>
              <w:webHidden/>
            </w:rPr>
            <w:instrText xml:space="preserve"> PAGEREF _Toc184215593 \h </w:instrText>
          </w:r>
          <w:r>
            <w:rPr>
              <w:noProof/>
              <w:webHidden/>
            </w:rPr>
          </w:r>
          <w:r>
            <w:rPr>
              <w:noProof/>
              <w:webHidden/>
            </w:rPr>
            <w:fldChar w:fldCharType="separate"/>
          </w:r>
          <w:ins w:id="17" w:author="thanh nguyen" w:date="2024-12-06T15:00:00Z">
            <w:r w:rsidR="004911D5">
              <w:rPr>
                <w:noProof/>
                <w:webHidden/>
              </w:rPr>
              <w:t>5</w:t>
            </w:r>
          </w:ins>
          <w:del w:id="18" w:author="thanh nguyen" w:date="2024-12-06T14:59:00Z">
            <w:r w:rsidDel="004911D5">
              <w:rPr>
                <w:noProof/>
                <w:webHidden/>
              </w:rPr>
              <w:delText>4</w:delText>
            </w:r>
          </w:del>
          <w:r>
            <w:rPr>
              <w:noProof/>
              <w:webHidden/>
            </w:rPr>
            <w:fldChar w:fldCharType="end"/>
          </w:r>
          <w:r w:rsidRPr="000557B6">
            <w:rPr>
              <w:rStyle w:val="Hyperlink"/>
              <w:noProof/>
            </w:rPr>
            <w:fldChar w:fldCharType="end"/>
          </w:r>
        </w:p>
        <w:p w14:paraId="72944FA6" w14:textId="44C5EE19" w:rsidR="003C561B" w:rsidRDefault="003C561B">
          <w:pPr>
            <w:pStyle w:val="TOC2"/>
            <w:rPr>
              <w:rFonts w:asciiTheme="minorHAnsi" w:eastAsiaTheme="minorEastAsia" w:hAnsiTheme="minorHAnsi"/>
              <w:b w:val="0"/>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"_Toc184215594"</w:instrText>
          </w:r>
          <w:r w:rsidRPr="000557B6">
            <w:rPr>
              <w:rStyle w:val="Hyperlink"/>
              <w:noProof/>
            </w:rPr>
            <w:instrText xml:space="preserve"> </w:instrText>
          </w:r>
          <w:r w:rsidRPr="000557B6">
            <w:rPr>
              <w:rStyle w:val="Hyperlink"/>
              <w:noProof/>
            </w:rPr>
            <w:fldChar w:fldCharType="separate"/>
          </w:r>
          <w:r w:rsidRPr="000557B6">
            <w:rPr>
              <w:rStyle w:val="Hyperlink"/>
              <w:noProof/>
            </w:rPr>
            <w:t>CHƯƠNG 2: CNTT VÀ ỨNG DỤNG</w:t>
          </w:r>
          <w:r>
            <w:rPr>
              <w:noProof/>
              <w:webHidden/>
            </w:rPr>
            <w:tab/>
          </w:r>
          <w:r>
            <w:rPr>
              <w:noProof/>
              <w:webHidden/>
            </w:rPr>
            <w:fldChar w:fldCharType="begin"/>
          </w:r>
          <w:r>
            <w:rPr>
              <w:noProof/>
              <w:webHidden/>
            </w:rPr>
            <w:instrText xml:space="preserve"> PAGEREF _Toc184215594 \h </w:instrText>
          </w:r>
          <w:r>
            <w:rPr>
              <w:noProof/>
              <w:webHidden/>
            </w:rPr>
          </w:r>
          <w:r>
            <w:rPr>
              <w:noProof/>
              <w:webHidden/>
            </w:rPr>
            <w:fldChar w:fldCharType="separate"/>
          </w:r>
          <w:ins w:id="19" w:author="thanh nguyen" w:date="2024-12-06T15:00:00Z">
            <w:r w:rsidR="004911D5">
              <w:rPr>
                <w:noProof/>
                <w:webHidden/>
              </w:rPr>
              <w:t>7</w:t>
            </w:r>
          </w:ins>
          <w:del w:id="20" w:author="thanh nguyen" w:date="2024-12-06T14:59:00Z">
            <w:r w:rsidDel="004911D5">
              <w:rPr>
                <w:noProof/>
                <w:webHidden/>
              </w:rPr>
              <w:delText>6</w:delText>
            </w:r>
          </w:del>
          <w:r>
            <w:rPr>
              <w:noProof/>
              <w:webHidden/>
            </w:rPr>
            <w:fldChar w:fldCharType="end"/>
          </w:r>
          <w:r w:rsidRPr="000557B6">
            <w:rPr>
              <w:rStyle w:val="Hyperlink"/>
              <w:noProof/>
            </w:rPr>
            <w:fldChar w:fldCharType="end"/>
          </w:r>
        </w:p>
        <w:p w14:paraId="3EC090BC" w14:textId="1B3B2A82" w:rsidR="003C561B" w:rsidRDefault="003C561B">
          <w:pPr>
            <w:pStyle w:val="TOC3"/>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"_Toc184215595"</w:instrText>
          </w:r>
          <w:r w:rsidRPr="000557B6">
            <w:rPr>
              <w:rStyle w:val="Hyperlink"/>
              <w:noProof/>
            </w:rPr>
            <w:instrText xml:space="preserve"> </w:instrText>
          </w:r>
          <w:r w:rsidRPr="000557B6">
            <w:rPr>
              <w:rStyle w:val="Hyperlink"/>
              <w:noProof/>
            </w:rPr>
            <w:fldChar w:fldCharType="separate"/>
          </w:r>
          <w:r w:rsidRPr="000557B6">
            <w:rPr>
              <w:rStyle w:val="Hyperlink"/>
              <w:noProof/>
            </w:rPr>
            <w:t>2.1. Tổng quát ngành công nghệ thông tin</w:t>
          </w:r>
          <w:r>
            <w:rPr>
              <w:noProof/>
              <w:webHidden/>
            </w:rPr>
            <w:tab/>
          </w:r>
          <w:r>
            <w:rPr>
              <w:noProof/>
              <w:webHidden/>
            </w:rPr>
            <w:fldChar w:fldCharType="begin"/>
          </w:r>
          <w:r>
            <w:rPr>
              <w:noProof/>
              <w:webHidden/>
            </w:rPr>
            <w:instrText xml:space="preserve"> PAGEREF _Toc184215595 \h </w:instrText>
          </w:r>
          <w:r>
            <w:rPr>
              <w:noProof/>
              <w:webHidden/>
            </w:rPr>
          </w:r>
          <w:r>
            <w:rPr>
              <w:noProof/>
              <w:webHidden/>
            </w:rPr>
            <w:fldChar w:fldCharType="separate"/>
          </w:r>
          <w:ins w:id="21" w:author="thanh nguyen" w:date="2024-12-06T15:00:00Z">
            <w:r w:rsidR="004911D5">
              <w:rPr>
                <w:noProof/>
                <w:webHidden/>
              </w:rPr>
              <w:t>7</w:t>
            </w:r>
          </w:ins>
          <w:del w:id="22" w:author="thanh nguyen" w:date="2024-12-06T14:59:00Z">
            <w:r w:rsidDel="004911D5">
              <w:rPr>
                <w:noProof/>
                <w:webHidden/>
              </w:rPr>
              <w:delText>6</w:delText>
            </w:r>
          </w:del>
          <w:r>
            <w:rPr>
              <w:noProof/>
              <w:webHidden/>
            </w:rPr>
            <w:fldChar w:fldCharType="end"/>
          </w:r>
          <w:r w:rsidRPr="000557B6">
            <w:rPr>
              <w:rStyle w:val="Hyperlink"/>
              <w:noProof/>
            </w:rPr>
            <w:fldChar w:fldCharType="end"/>
          </w:r>
        </w:p>
        <w:p w14:paraId="7C7D58D4" w14:textId="25DCD021" w:rsidR="003C561B" w:rsidRDefault="003C561B">
          <w:pPr>
            <w:pStyle w:val="TOC3"/>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"_Toc184215596"</w:instrText>
          </w:r>
          <w:r w:rsidRPr="000557B6">
            <w:rPr>
              <w:rStyle w:val="Hyperlink"/>
              <w:noProof/>
            </w:rPr>
            <w:instrText xml:space="preserve"> </w:instrText>
          </w:r>
          <w:r w:rsidRPr="000557B6">
            <w:rPr>
              <w:rStyle w:val="Hyperlink"/>
              <w:noProof/>
            </w:rPr>
            <w:fldChar w:fldCharType="separate"/>
          </w:r>
          <w:r w:rsidRPr="000557B6">
            <w:rPr>
              <w:rStyle w:val="Hyperlink"/>
              <w:noProof/>
            </w:rPr>
            <w:t>2.2. Ngành CNTT tại PTIT</w:t>
          </w:r>
          <w:r>
            <w:rPr>
              <w:noProof/>
              <w:webHidden/>
            </w:rPr>
            <w:tab/>
          </w:r>
          <w:r>
            <w:rPr>
              <w:noProof/>
              <w:webHidden/>
            </w:rPr>
            <w:fldChar w:fldCharType="begin"/>
          </w:r>
          <w:r>
            <w:rPr>
              <w:noProof/>
              <w:webHidden/>
            </w:rPr>
            <w:instrText xml:space="preserve"> PAGEREF _Toc184215596 \h </w:instrText>
          </w:r>
          <w:r>
            <w:rPr>
              <w:noProof/>
              <w:webHidden/>
            </w:rPr>
          </w:r>
          <w:r>
            <w:rPr>
              <w:noProof/>
              <w:webHidden/>
            </w:rPr>
            <w:fldChar w:fldCharType="separate"/>
          </w:r>
          <w:ins w:id="23" w:author="thanh nguyen" w:date="2024-12-06T15:00:00Z">
            <w:r w:rsidR="004911D5">
              <w:rPr>
                <w:noProof/>
                <w:webHidden/>
              </w:rPr>
              <w:t>8</w:t>
            </w:r>
          </w:ins>
          <w:del w:id="24" w:author="thanh nguyen" w:date="2024-12-06T14:59:00Z">
            <w:r w:rsidDel="004911D5">
              <w:rPr>
                <w:noProof/>
                <w:webHidden/>
              </w:rPr>
              <w:delText>7</w:delText>
            </w:r>
          </w:del>
          <w:r>
            <w:rPr>
              <w:noProof/>
              <w:webHidden/>
            </w:rPr>
            <w:fldChar w:fldCharType="end"/>
          </w:r>
          <w:r w:rsidRPr="000557B6">
            <w:rPr>
              <w:rStyle w:val="Hyperlink"/>
              <w:noProof/>
            </w:rPr>
            <w:fldChar w:fldCharType="end"/>
          </w:r>
        </w:p>
        <w:p w14:paraId="6FC5C9BA" w14:textId="00D21270" w:rsidR="003C561B" w:rsidRDefault="003C561B">
          <w:pPr>
            <w:pStyle w:val="TOC3"/>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"_Toc184215597"</w:instrText>
          </w:r>
          <w:r w:rsidRPr="000557B6">
            <w:rPr>
              <w:rStyle w:val="Hyperlink"/>
              <w:noProof/>
            </w:rPr>
            <w:instrText xml:space="preserve"> </w:instrText>
          </w:r>
          <w:r w:rsidRPr="000557B6">
            <w:rPr>
              <w:rStyle w:val="Hyperlink"/>
              <w:noProof/>
            </w:rPr>
            <w:fldChar w:fldCharType="separate"/>
          </w:r>
          <w:r w:rsidRPr="000557B6">
            <w:rPr>
              <w:rStyle w:val="Hyperlink"/>
              <w:noProof/>
            </w:rPr>
            <w:t>2.3. Giới thiệu sinh viên hệ UDU</w:t>
          </w:r>
          <w:r>
            <w:rPr>
              <w:noProof/>
              <w:webHidden/>
            </w:rPr>
            <w:tab/>
          </w:r>
          <w:r>
            <w:rPr>
              <w:noProof/>
              <w:webHidden/>
            </w:rPr>
            <w:fldChar w:fldCharType="begin"/>
          </w:r>
          <w:r>
            <w:rPr>
              <w:noProof/>
              <w:webHidden/>
            </w:rPr>
            <w:instrText xml:space="preserve"> PAGEREF _Toc184215597 \h </w:instrText>
          </w:r>
          <w:r>
            <w:rPr>
              <w:noProof/>
              <w:webHidden/>
            </w:rPr>
          </w:r>
          <w:r>
            <w:rPr>
              <w:noProof/>
              <w:webHidden/>
            </w:rPr>
            <w:fldChar w:fldCharType="separate"/>
          </w:r>
          <w:ins w:id="25" w:author="thanh nguyen" w:date="2024-12-06T15:00:00Z">
            <w:r w:rsidR="004911D5">
              <w:rPr>
                <w:noProof/>
                <w:webHidden/>
              </w:rPr>
              <w:t>10</w:t>
            </w:r>
          </w:ins>
          <w:del w:id="26" w:author="thanh nguyen" w:date="2024-12-06T14:59:00Z">
            <w:r w:rsidDel="004911D5">
              <w:rPr>
                <w:noProof/>
                <w:webHidden/>
              </w:rPr>
              <w:delText>9</w:delText>
            </w:r>
          </w:del>
          <w:r>
            <w:rPr>
              <w:noProof/>
              <w:webHidden/>
            </w:rPr>
            <w:fldChar w:fldCharType="end"/>
          </w:r>
          <w:r w:rsidRPr="000557B6">
            <w:rPr>
              <w:rStyle w:val="Hyperlink"/>
              <w:noProof/>
            </w:rPr>
            <w:fldChar w:fldCharType="end"/>
          </w:r>
        </w:p>
        <w:p w14:paraId="11D8E992" w14:textId="00514097" w:rsidR="003C561B" w:rsidRDefault="003C561B">
          <w:pPr>
            <w:pStyle w:val="TOC4"/>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"_Toc184215598"</w:instrText>
          </w:r>
          <w:r w:rsidRPr="000557B6">
            <w:rPr>
              <w:rStyle w:val="Hyperlink"/>
              <w:noProof/>
            </w:rPr>
            <w:instrText xml:space="preserve"> </w:instrText>
          </w:r>
          <w:r w:rsidRPr="000557B6">
            <w:rPr>
              <w:rStyle w:val="Hyperlink"/>
              <w:noProof/>
            </w:rPr>
            <w:fldChar w:fldCharType="separate"/>
          </w:r>
          <w:r w:rsidRPr="000557B6">
            <w:rPr>
              <w:rStyle w:val="Hyperlink"/>
              <w:noProof/>
            </w:rPr>
            <w:t>2.3.1. Tổng quan</w:t>
          </w:r>
          <w:r>
            <w:rPr>
              <w:noProof/>
              <w:webHidden/>
            </w:rPr>
            <w:tab/>
          </w:r>
          <w:r>
            <w:rPr>
              <w:noProof/>
              <w:webHidden/>
            </w:rPr>
            <w:fldChar w:fldCharType="begin"/>
          </w:r>
          <w:r>
            <w:rPr>
              <w:noProof/>
              <w:webHidden/>
            </w:rPr>
            <w:instrText xml:space="preserve"> PAGEREF _Toc184215598 \h </w:instrText>
          </w:r>
          <w:r>
            <w:rPr>
              <w:noProof/>
              <w:webHidden/>
            </w:rPr>
          </w:r>
          <w:r>
            <w:rPr>
              <w:noProof/>
              <w:webHidden/>
            </w:rPr>
            <w:fldChar w:fldCharType="separate"/>
          </w:r>
          <w:ins w:id="27" w:author="thanh nguyen" w:date="2024-12-06T15:00:00Z">
            <w:r w:rsidR="004911D5">
              <w:rPr>
                <w:noProof/>
                <w:webHidden/>
              </w:rPr>
              <w:t>10</w:t>
            </w:r>
          </w:ins>
          <w:del w:id="28" w:author="thanh nguyen" w:date="2024-12-06T14:59:00Z">
            <w:r w:rsidDel="004911D5">
              <w:rPr>
                <w:noProof/>
                <w:webHidden/>
              </w:rPr>
              <w:delText>9</w:delText>
            </w:r>
          </w:del>
          <w:r>
            <w:rPr>
              <w:noProof/>
              <w:webHidden/>
            </w:rPr>
            <w:fldChar w:fldCharType="end"/>
          </w:r>
          <w:r w:rsidRPr="000557B6">
            <w:rPr>
              <w:rStyle w:val="Hyperlink"/>
              <w:noProof/>
            </w:rPr>
            <w:fldChar w:fldCharType="end"/>
          </w:r>
        </w:p>
        <w:p w14:paraId="49854966" w14:textId="2FB076CB" w:rsidR="003C561B" w:rsidRDefault="003C561B">
          <w:pPr>
            <w:pStyle w:val="TOC4"/>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"_Toc184215599"</w:instrText>
          </w:r>
          <w:r w:rsidRPr="000557B6">
            <w:rPr>
              <w:rStyle w:val="Hyperlink"/>
              <w:noProof/>
            </w:rPr>
            <w:instrText xml:space="preserve"> </w:instrText>
          </w:r>
          <w:r w:rsidRPr="000557B6">
            <w:rPr>
              <w:rStyle w:val="Hyperlink"/>
              <w:noProof/>
            </w:rPr>
            <w:fldChar w:fldCharType="separate"/>
          </w:r>
          <w:r w:rsidRPr="000557B6">
            <w:rPr>
              <w:rStyle w:val="Hyperlink"/>
              <w:noProof/>
            </w:rPr>
            <w:t>2.3.2. Chuẩn đầu ra</w:t>
          </w:r>
          <w:r>
            <w:rPr>
              <w:noProof/>
              <w:webHidden/>
            </w:rPr>
            <w:tab/>
          </w:r>
          <w:r>
            <w:rPr>
              <w:noProof/>
              <w:webHidden/>
            </w:rPr>
            <w:fldChar w:fldCharType="begin"/>
          </w:r>
          <w:r>
            <w:rPr>
              <w:noProof/>
              <w:webHidden/>
            </w:rPr>
            <w:instrText xml:space="preserve"> PAGEREF _Toc184215599 \h </w:instrText>
          </w:r>
          <w:r>
            <w:rPr>
              <w:noProof/>
              <w:webHidden/>
            </w:rPr>
          </w:r>
          <w:r>
            <w:rPr>
              <w:noProof/>
              <w:webHidden/>
            </w:rPr>
            <w:fldChar w:fldCharType="separate"/>
          </w:r>
          <w:ins w:id="29" w:author="thanh nguyen" w:date="2024-12-06T15:00:00Z">
            <w:r w:rsidR="004911D5">
              <w:rPr>
                <w:noProof/>
                <w:webHidden/>
              </w:rPr>
              <w:t>10</w:t>
            </w:r>
          </w:ins>
          <w:del w:id="30" w:author="thanh nguyen" w:date="2024-12-06T14:59:00Z">
            <w:r w:rsidDel="004911D5">
              <w:rPr>
                <w:noProof/>
                <w:webHidden/>
              </w:rPr>
              <w:delText>9</w:delText>
            </w:r>
          </w:del>
          <w:r>
            <w:rPr>
              <w:noProof/>
              <w:webHidden/>
            </w:rPr>
            <w:fldChar w:fldCharType="end"/>
          </w:r>
          <w:r w:rsidRPr="000557B6">
            <w:rPr>
              <w:rStyle w:val="Hyperlink"/>
              <w:noProof/>
            </w:rPr>
            <w:fldChar w:fldCharType="end"/>
          </w:r>
        </w:p>
        <w:p w14:paraId="195DB336" w14:textId="26E3F8C3" w:rsidR="003C561B" w:rsidRDefault="003C561B">
          <w:pPr>
            <w:pStyle w:val="TOC4"/>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"_Toc184215600"</w:instrText>
          </w:r>
          <w:r w:rsidRPr="000557B6">
            <w:rPr>
              <w:rStyle w:val="Hyperlink"/>
              <w:noProof/>
            </w:rPr>
            <w:instrText xml:space="preserve"> </w:instrText>
          </w:r>
          <w:r w:rsidRPr="000557B6">
            <w:rPr>
              <w:rStyle w:val="Hyperlink"/>
              <w:noProof/>
            </w:rPr>
            <w:fldChar w:fldCharType="separate"/>
          </w:r>
          <w:r w:rsidRPr="000557B6">
            <w:rPr>
              <w:rStyle w:val="Hyperlink"/>
              <w:noProof/>
            </w:rPr>
            <w:t>2.3.3. Các chuyên ngành</w:t>
          </w:r>
          <w:r>
            <w:rPr>
              <w:noProof/>
              <w:webHidden/>
            </w:rPr>
            <w:tab/>
          </w:r>
          <w:r>
            <w:rPr>
              <w:noProof/>
              <w:webHidden/>
            </w:rPr>
            <w:fldChar w:fldCharType="begin"/>
          </w:r>
          <w:r>
            <w:rPr>
              <w:noProof/>
              <w:webHidden/>
            </w:rPr>
            <w:instrText xml:space="preserve"> PAGEREF _Toc184215600 \h </w:instrText>
          </w:r>
          <w:r>
            <w:rPr>
              <w:noProof/>
              <w:webHidden/>
            </w:rPr>
          </w:r>
          <w:r>
            <w:rPr>
              <w:noProof/>
              <w:webHidden/>
            </w:rPr>
            <w:fldChar w:fldCharType="separate"/>
          </w:r>
          <w:ins w:id="31" w:author="thanh nguyen" w:date="2024-12-06T15:00:00Z">
            <w:r w:rsidR="004911D5">
              <w:rPr>
                <w:noProof/>
                <w:webHidden/>
              </w:rPr>
              <w:t>11</w:t>
            </w:r>
          </w:ins>
          <w:del w:id="32" w:author="thanh nguyen" w:date="2024-12-06T14:59:00Z">
            <w:r w:rsidDel="004911D5">
              <w:rPr>
                <w:noProof/>
                <w:webHidden/>
              </w:rPr>
              <w:delText>10</w:delText>
            </w:r>
          </w:del>
          <w:r>
            <w:rPr>
              <w:noProof/>
              <w:webHidden/>
            </w:rPr>
            <w:fldChar w:fldCharType="end"/>
          </w:r>
          <w:r w:rsidRPr="000557B6">
            <w:rPr>
              <w:rStyle w:val="Hyperlink"/>
              <w:noProof/>
            </w:rPr>
            <w:fldChar w:fldCharType="end"/>
          </w:r>
        </w:p>
        <w:p w14:paraId="3AB0DA56" w14:textId="16C6CBAC" w:rsidR="003C561B" w:rsidRDefault="003C561B">
          <w:pPr>
            <w:pStyle w:val="TOC4"/>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"_Toc184215601"</w:instrText>
          </w:r>
          <w:r w:rsidRPr="000557B6">
            <w:rPr>
              <w:rStyle w:val="Hyperlink"/>
              <w:noProof/>
            </w:rPr>
            <w:instrText xml:space="preserve"> </w:instrText>
          </w:r>
          <w:r w:rsidRPr="000557B6">
            <w:rPr>
              <w:rStyle w:val="Hyperlink"/>
              <w:noProof/>
            </w:rPr>
            <w:fldChar w:fldCharType="separate"/>
          </w:r>
          <w:r w:rsidRPr="000557B6">
            <w:rPr>
              <w:rStyle w:val="Hyperlink"/>
              <w:noProof/>
            </w:rPr>
            <w:t>2.3.4. Quá trình học tập</w:t>
          </w:r>
          <w:r>
            <w:rPr>
              <w:noProof/>
              <w:webHidden/>
            </w:rPr>
            <w:tab/>
          </w:r>
          <w:r>
            <w:rPr>
              <w:noProof/>
              <w:webHidden/>
            </w:rPr>
            <w:fldChar w:fldCharType="begin"/>
          </w:r>
          <w:r>
            <w:rPr>
              <w:noProof/>
              <w:webHidden/>
            </w:rPr>
            <w:instrText xml:space="preserve"> PAGEREF _Toc184215601 \h </w:instrText>
          </w:r>
          <w:r>
            <w:rPr>
              <w:noProof/>
              <w:webHidden/>
            </w:rPr>
          </w:r>
          <w:r>
            <w:rPr>
              <w:noProof/>
              <w:webHidden/>
            </w:rPr>
            <w:fldChar w:fldCharType="separate"/>
          </w:r>
          <w:ins w:id="33" w:author="thanh nguyen" w:date="2024-12-06T15:00:00Z">
            <w:r w:rsidR="004911D5">
              <w:rPr>
                <w:noProof/>
                <w:webHidden/>
              </w:rPr>
              <w:t>12</w:t>
            </w:r>
          </w:ins>
          <w:del w:id="34" w:author="thanh nguyen" w:date="2024-12-06T14:59:00Z">
            <w:r w:rsidDel="004911D5">
              <w:rPr>
                <w:noProof/>
                <w:webHidden/>
              </w:rPr>
              <w:delText>11</w:delText>
            </w:r>
          </w:del>
          <w:r>
            <w:rPr>
              <w:noProof/>
              <w:webHidden/>
            </w:rPr>
            <w:fldChar w:fldCharType="end"/>
          </w:r>
          <w:r w:rsidRPr="000557B6">
            <w:rPr>
              <w:rStyle w:val="Hyperlink"/>
              <w:noProof/>
            </w:rPr>
            <w:fldChar w:fldCharType="end"/>
          </w:r>
        </w:p>
        <w:p w14:paraId="2DB4E62B" w14:textId="48DF697F" w:rsidR="003C561B" w:rsidRDefault="003C561B">
          <w:pPr>
            <w:pStyle w:val="TOC3"/>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"_Toc184215602"</w:instrText>
          </w:r>
          <w:r w:rsidRPr="000557B6">
            <w:rPr>
              <w:rStyle w:val="Hyperlink"/>
              <w:noProof/>
            </w:rPr>
            <w:instrText xml:space="preserve"> </w:instrText>
          </w:r>
          <w:r w:rsidRPr="000557B6">
            <w:rPr>
              <w:rStyle w:val="Hyperlink"/>
              <w:noProof/>
            </w:rPr>
            <w:fldChar w:fldCharType="separate"/>
          </w:r>
          <w:r w:rsidRPr="000557B6">
            <w:rPr>
              <w:rStyle w:val="Hyperlink"/>
              <w:noProof/>
            </w:rPr>
            <w:t>2.4. Thống kê</w:t>
          </w:r>
          <w:r>
            <w:rPr>
              <w:noProof/>
              <w:webHidden/>
            </w:rPr>
            <w:tab/>
          </w:r>
          <w:r>
            <w:rPr>
              <w:noProof/>
              <w:webHidden/>
            </w:rPr>
            <w:fldChar w:fldCharType="begin"/>
          </w:r>
          <w:r>
            <w:rPr>
              <w:noProof/>
              <w:webHidden/>
            </w:rPr>
            <w:instrText xml:space="preserve"> PAGEREF _Toc184215602 \h </w:instrText>
          </w:r>
          <w:r>
            <w:rPr>
              <w:noProof/>
              <w:webHidden/>
            </w:rPr>
          </w:r>
          <w:r>
            <w:rPr>
              <w:noProof/>
              <w:webHidden/>
            </w:rPr>
            <w:fldChar w:fldCharType="separate"/>
          </w:r>
          <w:ins w:id="35" w:author="thanh nguyen" w:date="2024-12-06T15:00:00Z">
            <w:r w:rsidR="004911D5">
              <w:rPr>
                <w:noProof/>
                <w:webHidden/>
              </w:rPr>
              <w:t>16</w:t>
            </w:r>
          </w:ins>
          <w:del w:id="36" w:author="thanh nguyen" w:date="2024-12-06T14:59:00Z">
            <w:r w:rsidDel="004911D5">
              <w:rPr>
                <w:noProof/>
                <w:webHidden/>
              </w:rPr>
              <w:delText>15</w:delText>
            </w:r>
          </w:del>
          <w:r>
            <w:rPr>
              <w:noProof/>
              <w:webHidden/>
            </w:rPr>
            <w:fldChar w:fldCharType="end"/>
          </w:r>
          <w:r w:rsidRPr="000557B6">
            <w:rPr>
              <w:rStyle w:val="Hyperlink"/>
              <w:noProof/>
            </w:rPr>
            <w:fldChar w:fldCharType="end"/>
          </w:r>
        </w:p>
        <w:p w14:paraId="0FEEB9B2" w14:textId="3046948E" w:rsidR="003C561B" w:rsidRDefault="003C561B">
          <w:pPr>
            <w:pStyle w:val="TOC3"/>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"_Toc184215603"</w:instrText>
          </w:r>
          <w:r w:rsidRPr="000557B6">
            <w:rPr>
              <w:rStyle w:val="Hyperlink"/>
              <w:noProof/>
            </w:rPr>
            <w:instrText xml:space="preserve"> </w:instrText>
          </w:r>
          <w:r w:rsidRPr="000557B6">
            <w:rPr>
              <w:rStyle w:val="Hyperlink"/>
              <w:noProof/>
            </w:rPr>
            <w:fldChar w:fldCharType="separate"/>
          </w:r>
          <w:r w:rsidRPr="000557B6">
            <w:rPr>
              <w:rStyle w:val="Hyperlink"/>
              <w:noProof/>
            </w:rPr>
            <w:t>2.5. Ứng dụng của ngành CNTT</w:t>
          </w:r>
          <w:r>
            <w:rPr>
              <w:noProof/>
              <w:webHidden/>
            </w:rPr>
            <w:tab/>
          </w:r>
          <w:r>
            <w:rPr>
              <w:noProof/>
              <w:webHidden/>
            </w:rPr>
            <w:fldChar w:fldCharType="begin"/>
          </w:r>
          <w:r>
            <w:rPr>
              <w:noProof/>
              <w:webHidden/>
            </w:rPr>
            <w:instrText xml:space="preserve"> PAGEREF _Toc184215603 \h </w:instrText>
          </w:r>
          <w:r>
            <w:rPr>
              <w:noProof/>
              <w:webHidden/>
            </w:rPr>
          </w:r>
          <w:r>
            <w:rPr>
              <w:noProof/>
              <w:webHidden/>
            </w:rPr>
            <w:fldChar w:fldCharType="separate"/>
          </w:r>
          <w:ins w:id="37" w:author="thanh nguyen" w:date="2024-12-06T15:00:00Z">
            <w:r w:rsidR="004911D5">
              <w:rPr>
                <w:noProof/>
                <w:webHidden/>
              </w:rPr>
              <w:t>17</w:t>
            </w:r>
          </w:ins>
          <w:del w:id="38" w:author="thanh nguyen" w:date="2024-12-06T14:59:00Z">
            <w:r w:rsidDel="004911D5">
              <w:rPr>
                <w:noProof/>
                <w:webHidden/>
              </w:rPr>
              <w:delText>16</w:delText>
            </w:r>
          </w:del>
          <w:r>
            <w:rPr>
              <w:noProof/>
              <w:webHidden/>
            </w:rPr>
            <w:fldChar w:fldCharType="end"/>
          </w:r>
          <w:r w:rsidRPr="000557B6">
            <w:rPr>
              <w:rStyle w:val="Hyperlink"/>
              <w:noProof/>
            </w:rPr>
            <w:fldChar w:fldCharType="end"/>
          </w:r>
        </w:p>
        <w:p w14:paraId="54568C5F" w14:textId="72826186" w:rsidR="003C561B" w:rsidRDefault="003C561B">
          <w:pPr>
            <w:pStyle w:val="TOC4"/>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"_Toc184215604"</w:instrText>
          </w:r>
          <w:r w:rsidRPr="000557B6">
            <w:rPr>
              <w:rStyle w:val="Hyperlink"/>
              <w:noProof/>
            </w:rPr>
            <w:instrText xml:space="preserve"> </w:instrText>
          </w:r>
          <w:r w:rsidRPr="000557B6">
            <w:rPr>
              <w:rStyle w:val="Hyperlink"/>
              <w:noProof/>
            </w:rPr>
            <w:fldChar w:fldCharType="separate"/>
          </w:r>
          <w:r w:rsidRPr="000557B6">
            <w:rPr>
              <w:rStyle w:val="Hyperlink"/>
              <w:noProof/>
            </w:rPr>
            <w:t>2.5.1. Lợi ích của ứng dụng công nghệ thông tin cơ bản</w:t>
          </w:r>
          <w:r>
            <w:rPr>
              <w:noProof/>
              <w:webHidden/>
            </w:rPr>
            <w:tab/>
          </w:r>
          <w:r>
            <w:rPr>
              <w:noProof/>
              <w:webHidden/>
            </w:rPr>
            <w:fldChar w:fldCharType="begin"/>
          </w:r>
          <w:r>
            <w:rPr>
              <w:noProof/>
              <w:webHidden/>
            </w:rPr>
            <w:instrText xml:space="preserve"> PAGEREF _Toc184215604 \h </w:instrText>
          </w:r>
          <w:r>
            <w:rPr>
              <w:noProof/>
              <w:webHidden/>
            </w:rPr>
          </w:r>
          <w:r>
            <w:rPr>
              <w:noProof/>
              <w:webHidden/>
            </w:rPr>
            <w:fldChar w:fldCharType="separate"/>
          </w:r>
          <w:ins w:id="39" w:author="thanh nguyen" w:date="2024-12-06T15:00:00Z">
            <w:r w:rsidR="004911D5">
              <w:rPr>
                <w:noProof/>
                <w:webHidden/>
              </w:rPr>
              <w:t>18</w:t>
            </w:r>
          </w:ins>
          <w:del w:id="40" w:author="thanh nguyen" w:date="2024-12-06T14:59:00Z">
            <w:r w:rsidDel="004911D5">
              <w:rPr>
                <w:noProof/>
                <w:webHidden/>
              </w:rPr>
              <w:delText>16</w:delText>
            </w:r>
          </w:del>
          <w:r>
            <w:rPr>
              <w:noProof/>
              <w:webHidden/>
            </w:rPr>
            <w:fldChar w:fldCharType="end"/>
          </w:r>
          <w:r w:rsidRPr="000557B6">
            <w:rPr>
              <w:rStyle w:val="Hyperlink"/>
              <w:noProof/>
            </w:rPr>
            <w:fldChar w:fldCharType="end"/>
          </w:r>
        </w:p>
        <w:p w14:paraId="175406E2" w14:textId="63DEEE32" w:rsidR="003C561B" w:rsidRDefault="003C561B">
          <w:pPr>
            <w:pStyle w:val="TOC4"/>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"_Toc184215605"</w:instrText>
          </w:r>
          <w:r w:rsidRPr="000557B6">
            <w:rPr>
              <w:rStyle w:val="Hyperlink"/>
              <w:noProof/>
            </w:rPr>
            <w:instrText xml:space="preserve"> </w:instrText>
          </w:r>
          <w:r w:rsidRPr="000557B6">
            <w:rPr>
              <w:rStyle w:val="Hyperlink"/>
              <w:noProof/>
            </w:rPr>
            <w:fldChar w:fldCharType="separate"/>
          </w:r>
          <w:r w:rsidRPr="000557B6">
            <w:rPr>
              <w:rStyle w:val="Hyperlink"/>
              <w:noProof/>
            </w:rPr>
            <w:t>2.5.2. Ứng dụng công nghệ thông tin cơ bản trong thời đại số</w:t>
          </w:r>
          <w:r>
            <w:rPr>
              <w:noProof/>
              <w:webHidden/>
            </w:rPr>
            <w:tab/>
          </w:r>
          <w:r>
            <w:rPr>
              <w:noProof/>
              <w:webHidden/>
            </w:rPr>
            <w:fldChar w:fldCharType="begin"/>
          </w:r>
          <w:r>
            <w:rPr>
              <w:noProof/>
              <w:webHidden/>
            </w:rPr>
            <w:instrText xml:space="preserve"> PAGEREF _Toc184215605 \h </w:instrText>
          </w:r>
          <w:r>
            <w:rPr>
              <w:noProof/>
              <w:webHidden/>
            </w:rPr>
          </w:r>
          <w:r>
            <w:rPr>
              <w:noProof/>
              <w:webHidden/>
            </w:rPr>
            <w:fldChar w:fldCharType="separate"/>
          </w:r>
          <w:ins w:id="41" w:author="thanh nguyen" w:date="2024-12-06T15:00:00Z">
            <w:r w:rsidR="004911D5">
              <w:rPr>
                <w:noProof/>
                <w:webHidden/>
              </w:rPr>
              <w:t>18</w:t>
            </w:r>
          </w:ins>
          <w:del w:id="42" w:author="thanh nguyen" w:date="2024-12-06T14:59:00Z">
            <w:r w:rsidDel="004911D5">
              <w:rPr>
                <w:noProof/>
                <w:webHidden/>
              </w:rPr>
              <w:delText>16</w:delText>
            </w:r>
          </w:del>
          <w:r>
            <w:rPr>
              <w:noProof/>
              <w:webHidden/>
            </w:rPr>
            <w:fldChar w:fldCharType="end"/>
          </w:r>
          <w:r w:rsidRPr="000557B6">
            <w:rPr>
              <w:rStyle w:val="Hyperlink"/>
              <w:noProof/>
            </w:rPr>
            <w:fldChar w:fldCharType="end"/>
          </w:r>
        </w:p>
        <w:p w14:paraId="0D98D4EF" w14:textId="09DADB8C" w:rsidR="003C561B" w:rsidRDefault="003C561B">
          <w:pPr>
            <w:pStyle w:val="TOC4"/>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"_Toc184215606"</w:instrText>
          </w:r>
          <w:r w:rsidRPr="000557B6">
            <w:rPr>
              <w:rStyle w:val="Hyperlink"/>
              <w:noProof/>
            </w:rPr>
            <w:instrText xml:space="preserve"> </w:instrText>
          </w:r>
          <w:r w:rsidRPr="000557B6">
            <w:rPr>
              <w:rStyle w:val="Hyperlink"/>
              <w:noProof/>
            </w:rPr>
            <w:fldChar w:fldCharType="separate"/>
          </w:r>
          <w:r w:rsidRPr="000557B6">
            <w:rPr>
              <w:rStyle w:val="Hyperlink"/>
              <w:noProof/>
            </w:rPr>
            <w:t>2.5.3. Nghề nghiệp</w:t>
          </w:r>
          <w:r>
            <w:rPr>
              <w:noProof/>
              <w:webHidden/>
            </w:rPr>
            <w:tab/>
          </w:r>
          <w:r>
            <w:rPr>
              <w:noProof/>
              <w:webHidden/>
            </w:rPr>
            <w:fldChar w:fldCharType="begin"/>
          </w:r>
          <w:r>
            <w:rPr>
              <w:noProof/>
              <w:webHidden/>
            </w:rPr>
            <w:instrText xml:space="preserve"> PAGEREF _Toc184215606 \h </w:instrText>
          </w:r>
          <w:r>
            <w:rPr>
              <w:noProof/>
              <w:webHidden/>
            </w:rPr>
          </w:r>
          <w:r>
            <w:rPr>
              <w:noProof/>
              <w:webHidden/>
            </w:rPr>
            <w:fldChar w:fldCharType="separate"/>
          </w:r>
          <w:ins w:id="43" w:author="thanh nguyen" w:date="2024-12-06T15:00:00Z">
            <w:r w:rsidR="004911D5">
              <w:rPr>
                <w:noProof/>
                <w:webHidden/>
              </w:rPr>
              <w:t>18</w:t>
            </w:r>
          </w:ins>
          <w:del w:id="44" w:author="thanh nguyen" w:date="2024-12-06T14:59:00Z">
            <w:r w:rsidDel="004911D5">
              <w:rPr>
                <w:noProof/>
                <w:webHidden/>
              </w:rPr>
              <w:delText>16</w:delText>
            </w:r>
          </w:del>
          <w:r>
            <w:rPr>
              <w:noProof/>
              <w:webHidden/>
            </w:rPr>
            <w:fldChar w:fldCharType="end"/>
          </w:r>
          <w:r w:rsidRPr="000557B6">
            <w:rPr>
              <w:rStyle w:val="Hyperlink"/>
              <w:noProof/>
            </w:rPr>
            <w:fldChar w:fldCharType="end"/>
          </w:r>
        </w:p>
        <w:p w14:paraId="3B2D9D95" w14:textId="298CB67D" w:rsidR="003C561B" w:rsidRDefault="003C561B">
          <w:pPr>
            <w:pStyle w:val="TOC2"/>
            <w:rPr>
              <w:rFonts w:asciiTheme="minorHAnsi" w:eastAsiaTheme="minorEastAsia" w:hAnsiTheme="minorHAnsi"/>
              <w:b w:val="0"/>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"_Toc184215607"</w:instrText>
          </w:r>
          <w:r w:rsidRPr="000557B6">
            <w:rPr>
              <w:rStyle w:val="Hyperlink"/>
              <w:noProof/>
            </w:rPr>
            <w:instrText xml:space="preserve"> </w:instrText>
          </w:r>
          <w:r w:rsidRPr="000557B6">
            <w:rPr>
              <w:rStyle w:val="Hyperlink"/>
              <w:noProof/>
            </w:rPr>
            <w:fldChar w:fldCharType="separate"/>
          </w:r>
          <w:r w:rsidRPr="000557B6">
            <w:rPr>
              <w:rStyle w:val="Hyperlink"/>
              <w:noProof/>
            </w:rPr>
            <w:t>CHƯƠNG 3:</w:t>
          </w:r>
          <w:r w:rsidRPr="000557B6">
            <w:rPr>
              <w:rStyle w:val="Hyperlink"/>
              <w:bCs/>
              <w:noProof/>
            </w:rPr>
            <w:t xml:space="preserve"> TẠO VĂN BẢN HÀNH CHÍNH</w:t>
          </w:r>
          <w:r>
            <w:rPr>
              <w:noProof/>
              <w:webHidden/>
            </w:rPr>
            <w:tab/>
          </w:r>
          <w:r>
            <w:rPr>
              <w:noProof/>
              <w:webHidden/>
            </w:rPr>
            <w:fldChar w:fldCharType="begin"/>
          </w:r>
          <w:r>
            <w:rPr>
              <w:noProof/>
              <w:webHidden/>
            </w:rPr>
            <w:instrText xml:space="preserve"> PAGEREF _Toc184215607 \h </w:instrText>
          </w:r>
          <w:r>
            <w:rPr>
              <w:noProof/>
              <w:webHidden/>
            </w:rPr>
          </w:r>
          <w:r>
            <w:rPr>
              <w:noProof/>
              <w:webHidden/>
            </w:rPr>
            <w:fldChar w:fldCharType="separate"/>
          </w:r>
          <w:ins w:id="45" w:author="thanh nguyen" w:date="2024-12-06T15:00:00Z">
            <w:r w:rsidR="004911D5">
              <w:rPr>
                <w:noProof/>
                <w:webHidden/>
              </w:rPr>
              <w:t>20</w:t>
            </w:r>
          </w:ins>
          <w:del w:id="46" w:author="thanh nguyen" w:date="2024-12-06T14:59:00Z">
            <w:r w:rsidDel="004911D5">
              <w:rPr>
                <w:noProof/>
                <w:webHidden/>
              </w:rPr>
              <w:delText>18</w:delText>
            </w:r>
          </w:del>
          <w:r>
            <w:rPr>
              <w:noProof/>
              <w:webHidden/>
            </w:rPr>
            <w:fldChar w:fldCharType="end"/>
          </w:r>
          <w:r w:rsidRPr="000557B6">
            <w:rPr>
              <w:rStyle w:val="Hyperlink"/>
              <w:noProof/>
            </w:rPr>
            <w:fldChar w:fldCharType="end"/>
          </w:r>
        </w:p>
        <w:p w14:paraId="60031EEA" w14:textId="6E1117C0" w:rsidR="003C561B" w:rsidRDefault="003C561B">
          <w:pPr>
            <w:pStyle w:val="TOC3"/>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"_Toc184215608"</w:instrText>
          </w:r>
          <w:r w:rsidRPr="000557B6">
            <w:rPr>
              <w:rStyle w:val="Hyperlink"/>
              <w:noProof/>
            </w:rPr>
            <w:instrText xml:space="preserve"> </w:instrText>
          </w:r>
          <w:r w:rsidRPr="000557B6">
            <w:rPr>
              <w:rStyle w:val="Hyperlink"/>
              <w:noProof/>
            </w:rPr>
            <w:fldChar w:fldCharType="separate"/>
          </w:r>
          <w:r w:rsidRPr="000557B6">
            <w:rPr>
              <w:rStyle w:val="Hyperlink"/>
              <w:noProof/>
            </w:rPr>
            <w:t>3.1. Nội dung và hình thức</w:t>
          </w:r>
          <w:r>
            <w:rPr>
              <w:noProof/>
              <w:webHidden/>
            </w:rPr>
            <w:tab/>
          </w:r>
          <w:r>
            <w:rPr>
              <w:noProof/>
              <w:webHidden/>
            </w:rPr>
            <w:fldChar w:fldCharType="begin"/>
          </w:r>
          <w:r>
            <w:rPr>
              <w:noProof/>
              <w:webHidden/>
            </w:rPr>
            <w:instrText xml:space="preserve"> PAGEREF _Toc184215608 \h </w:instrText>
          </w:r>
          <w:r>
            <w:rPr>
              <w:noProof/>
              <w:webHidden/>
            </w:rPr>
          </w:r>
          <w:r>
            <w:rPr>
              <w:noProof/>
              <w:webHidden/>
            </w:rPr>
            <w:fldChar w:fldCharType="separate"/>
          </w:r>
          <w:ins w:id="47" w:author="thanh nguyen" w:date="2024-12-06T15:00:00Z">
            <w:r w:rsidR="004911D5">
              <w:rPr>
                <w:noProof/>
                <w:webHidden/>
              </w:rPr>
              <w:t>20</w:t>
            </w:r>
          </w:ins>
          <w:del w:id="48" w:author="thanh nguyen" w:date="2024-12-06T14:59:00Z">
            <w:r w:rsidDel="004911D5">
              <w:rPr>
                <w:noProof/>
                <w:webHidden/>
              </w:rPr>
              <w:delText>18</w:delText>
            </w:r>
          </w:del>
          <w:r>
            <w:rPr>
              <w:noProof/>
              <w:webHidden/>
            </w:rPr>
            <w:fldChar w:fldCharType="end"/>
          </w:r>
          <w:r w:rsidRPr="000557B6">
            <w:rPr>
              <w:rStyle w:val="Hyperlink"/>
              <w:noProof/>
            </w:rPr>
            <w:fldChar w:fldCharType="end"/>
          </w:r>
        </w:p>
        <w:p w14:paraId="72C5E347" w14:textId="5F6F3D79" w:rsidR="003C561B" w:rsidRDefault="003C561B">
          <w:pPr>
            <w:pStyle w:val="TOC4"/>
            <w:tabs>
              <w:tab w:val="right" w:leader="dot" w:pos="9062"/>
            </w:tabs>
            <w:rPr>
              <w:rFonts w:asciiTheme="minorHAnsi" w:eastAsiaTheme="minorEastAsia" w:hAnsiTheme="minorHAnsi"/>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"_Toc184215609"</w:instrText>
          </w:r>
          <w:r w:rsidRPr="000557B6">
            <w:rPr>
              <w:rStyle w:val="Hyperlink"/>
              <w:noProof/>
            </w:rPr>
            <w:instrText xml:space="preserve"> </w:instrText>
          </w:r>
          <w:r w:rsidRPr="000557B6">
            <w:rPr>
              <w:rStyle w:val="Hyperlink"/>
              <w:noProof/>
            </w:rPr>
            <w:fldChar w:fldCharType="separate"/>
          </w:r>
          <w:r w:rsidRPr="000557B6">
            <w:rPr>
              <w:rStyle w:val="Hyperlink"/>
              <w:noProof/>
            </w:rPr>
            <w:t>3.1.1. Nội dung</w:t>
          </w:r>
          <w:r>
            <w:rPr>
              <w:noProof/>
              <w:webHidden/>
            </w:rPr>
            <w:tab/>
          </w:r>
          <w:r>
            <w:rPr>
              <w:noProof/>
              <w:webHidden/>
            </w:rPr>
            <w:fldChar w:fldCharType="begin"/>
          </w:r>
          <w:r>
            <w:rPr>
              <w:noProof/>
              <w:webHidden/>
            </w:rPr>
            <w:instrText xml:space="preserve"> PAGEREF _Toc184215609 \h </w:instrText>
          </w:r>
          <w:r>
            <w:rPr>
              <w:noProof/>
              <w:webHidden/>
            </w:rPr>
          </w:r>
          <w:r>
            <w:rPr>
              <w:noProof/>
              <w:webHidden/>
            </w:rPr>
            <w:fldChar w:fldCharType="separate"/>
          </w:r>
          <w:ins w:id="49" w:author="thanh nguyen" w:date="2024-12-06T15:00:00Z">
            <w:r w:rsidR="004911D5">
              <w:rPr>
                <w:noProof/>
                <w:webHidden/>
              </w:rPr>
              <w:t>20</w:t>
            </w:r>
          </w:ins>
          <w:del w:id="50" w:author="thanh nguyen" w:date="2024-12-06T14:59:00Z">
            <w:r w:rsidDel="004911D5">
              <w:rPr>
                <w:noProof/>
                <w:webHidden/>
              </w:rPr>
              <w:delText>18</w:delText>
            </w:r>
          </w:del>
          <w:r>
            <w:rPr>
              <w:noProof/>
              <w:webHidden/>
            </w:rPr>
            <w:fldChar w:fldCharType="end"/>
          </w:r>
          <w:r w:rsidRPr="000557B6">
            <w:rPr>
              <w:rStyle w:val="Hyperlink"/>
              <w:noProof/>
            </w:rPr>
            <w:fldChar w:fldCharType="end"/>
          </w:r>
        </w:p>
        <w:p w14:paraId="2CAD06B1" w14:textId="208FD1F7" w:rsidR="003C561B" w:rsidRDefault="003C561B">
          <w:pPr>
            <w:pStyle w:val="TOC1"/>
            <w:rPr>
              <w:rFonts w:asciiTheme="minorHAnsi" w:eastAsiaTheme="minorEastAsia" w:hAnsiTheme="minorHAnsi"/>
              <w:b w:val="0"/>
              <w:caps w:val="0"/>
              <w:noProof/>
              <w:kern w:val="0"/>
              <w:sz w:val="22"/>
              <w:szCs w:val="22"/>
              <w14:ligatures w14:val="none"/>
            </w:rPr>
          </w:pPr>
          <w:r w:rsidRPr="000557B6">
            <w:rPr>
              <w:rStyle w:val="Hyperlink"/>
              <w:noProof/>
            </w:rPr>
            <w:fldChar w:fldCharType="begin"/>
          </w:r>
          <w:r w:rsidRPr="000557B6">
            <w:rPr>
              <w:rStyle w:val="Hyperlink"/>
              <w:noProof/>
            </w:rPr>
            <w:instrText xml:space="preserve"> </w:instrText>
          </w:r>
          <w:r>
            <w:rPr>
              <w:noProof/>
            </w:rPr>
            <w:instrText>HYPERLINK \l "_Toc184215610"</w:instrText>
          </w:r>
          <w:r w:rsidRPr="000557B6">
            <w:rPr>
              <w:rStyle w:val="Hyperlink"/>
              <w:noProof/>
            </w:rPr>
            <w:instrText xml:space="preserve"> </w:instrText>
          </w:r>
          <w:r w:rsidRPr="000557B6">
            <w:rPr>
              <w:rStyle w:val="Hyperlink"/>
              <w:noProof/>
            </w:rPr>
            <w:fldChar w:fldCharType="separate"/>
          </w:r>
          <w:r w:rsidRPr="000557B6">
            <w:rPr>
              <w:rStyle w:val="Hyperlink"/>
              <w:noProof/>
            </w:rPr>
            <w:t>THAM KHẢO</w:t>
          </w:r>
          <w:r>
            <w:rPr>
              <w:noProof/>
              <w:webHidden/>
            </w:rPr>
            <w:tab/>
          </w:r>
          <w:r>
            <w:rPr>
              <w:noProof/>
              <w:webHidden/>
            </w:rPr>
            <w:fldChar w:fldCharType="begin"/>
          </w:r>
          <w:r>
            <w:rPr>
              <w:noProof/>
              <w:webHidden/>
            </w:rPr>
            <w:instrText xml:space="preserve"> PAGEREF _Toc184215610 \h </w:instrText>
          </w:r>
          <w:r>
            <w:rPr>
              <w:noProof/>
              <w:webHidden/>
            </w:rPr>
          </w:r>
          <w:r>
            <w:rPr>
              <w:noProof/>
              <w:webHidden/>
            </w:rPr>
            <w:fldChar w:fldCharType="separate"/>
          </w:r>
          <w:ins w:id="51" w:author="thanh nguyen" w:date="2024-12-06T15:00:00Z">
            <w:r w:rsidR="004911D5">
              <w:rPr>
                <w:noProof/>
                <w:webHidden/>
              </w:rPr>
              <w:t>22</w:t>
            </w:r>
          </w:ins>
          <w:del w:id="52" w:author="thanh nguyen" w:date="2024-12-06T14:59:00Z">
            <w:r w:rsidDel="004911D5">
              <w:rPr>
                <w:noProof/>
                <w:webHidden/>
              </w:rPr>
              <w:delText>20</w:delText>
            </w:r>
          </w:del>
          <w:r>
            <w:rPr>
              <w:noProof/>
              <w:webHidden/>
            </w:rPr>
            <w:fldChar w:fldCharType="end"/>
          </w:r>
          <w:r w:rsidRPr="000557B6">
            <w:rPr>
              <w:rStyle w:val="Hyperlink"/>
              <w:noProof/>
            </w:rPr>
            <w:fldChar w:fldCharType="end"/>
          </w:r>
        </w:p>
        <w:p w14:paraId="0447FE1F" w14:textId="04E67D5C" w:rsidR="00934584" w:rsidRDefault="00247020">
          <w:r>
            <w:rPr>
              <w:b/>
              <w:caps/>
            </w:rPr>
            <w:lastRenderedPageBreak/>
            <w:fldChar w:fldCharType="end"/>
          </w:r>
        </w:p>
      </w:sdtContent>
    </w:sdt>
    <w:p w14:paraId="5495F275" w14:textId="51B95995" w:rsidR="007D5D91" w:rsidRPr="00153AA5" w:rsidRDefault="003C561B" w:rsidP="00153AA5">
      <w:pPr>
        <w:pStyle w:val="TableofFigures"/>
        <w:tabs>
          <w:tab w:val="right" w:leader="dot" w:pos="9062"/>
        </w:tabs>
        <w:jc w:val="center"/>
        <w:rPr>
          <w:b/>
          <w:bCs/>
          <w:noProof/>
        </w:rPr>
      </w:pPr>
      <w:r w:rsidRPr="00153AA5">
        <w:rPr>
          <w:b/>
          <w:bCs/>
        </w:rPr>
        <w:t>Danh mục hình</w:t>
      </w:r>
      <w:r w:rsidR="007D5D91" w:rsidRPr="00153AA5">
        <w:rPr>
          <w:b/>
          <w:bCs/>
        </w:rPr>
        <w:fldChar w:fldCharType="begin"/>
      </w:r>
      <w:r w:rsidR="007D5D91" w:rsidRPr="00153AA5">
        <w:rPr>
          <w:b/>
          <w:bCs/>
        </w:rPr>
        <w:instrText xml:space="preserve"> TOC \h \z \c "Hình " </w:instrText>
      </w:r>
      <w:r w:rsidR="007D5D91" w:rsidRPr="00153AA5">
        <w:rPr>
          <w:b/>
          <w:bCs/>
        </w:rPr>
        <w:fldChar w:fldCharType="separate"/>
      </w:r>
    </w:p>
    <w:p w14:paraId="3E75DF62" w14:textId="36358CAF" w:rsidR="00F5084C" w:rsidDel="001A7A1A" w:rsidRDefault="007D5D91" w:rsidP="00F869B5">
      <w:pPr>
        <w:rPr>
          <w:del w:id="53" w:author="Unknown"/>
          <w:noProof/>
        </w:rPr>
      </w:pPr>
      <w:r w:rsidRPr="00153AA5">
        <w:rPr>
          <w:b/>
          <w:bCs/>
        </w:rPr>
        <w:fldChar w:fldCharType="end"/>
      </w:r>
      <w:del w:id="54" w:author="Unknown">
        <w:r w:rsidR="00F5084C" w:rsidDel="001A7A1A">
          <w:fldChar w:fldCharType="begin"/>
        </w:r>
        <w:r w:rsidR="00F5084C" w:rsidDel="001A7A1A">
          <w:delInstrText xml:space="preserve"> TOC \h \z \c "Hình " </w:delInstrText>
        </w:r>
        <w:r w:rsidR="00F5084C" w:rsidDel="001A7A1A">
          <w:fldChar w:fldCharType="separate"/>
        </w:r>
      </w:del>
    </w:p>
    <w:p w14:paraId="4B07797C" w14:textId="1CFA59D2" w:rsidR="00F5084C" w:rsidDel="0000711A" w:rsidRDefault="00F5084C">
      <w:pPr>
        <w:rPr>
          <w:del w:id="55" w:author="Unknown"/>
          <w:rFonts w:asciiTheme="minorHAnsi" w:eastAsiaTheme="minorEastAsia" w:hAnsiTheme="minorHAnsi"/>
          <w:noProof/>
          <w:kern w:val="0"/>
          <w:sz w:val="22"/>
          <w:szCs w:val="22"/>
          <w14:ligatures w14:val="none"/>
        </w:rPr>
        <w:pPrChange w:id="56" w:author="Unknown" w:date="2024-12-04T00:53:00Z">
          <w:pPr>
            <w:pStyle w:val="TableofFigures"/>
            <w:tabs>
              <w:tab w:val="right" w:leader="dot" w:pos="9062"/>
            </w:tabs>
          </w:pPr>
        </w:pPrChange>
      </w:pPr>
      <w:del w:id="57" w:author="Unknown">
        <w:r w:rsidRPr="00276A99" w:rsidDel="0000711A">
          <w:rPr>
            <w:rStyle w:val="Hyperlink"/>
            <w:noProof/>
          </w:rPr>
          <w:fldChar w:fldCharType="begin"/>
        </w:r>
        <w:r w:rsidRPr="00276A99" w:rsidDel="0000711A">
          <w:rPr>
            <w:rStyle w:val="Hyperlink"/>
            <w:noProof/>
          </w:rPr>
          <w:delInstrText xml:space="preserve"> </w:delInstrText>
        </w:r>
        <w:r w:rsidDel="0000711A">
          <w:rPr>
            <w:noProof/>
          </w:rPr>
          <w:delInstrText>HYPERLINK \l "_Toc184162198"</w:delInstrText>
        </w:r>
        <w:r w:rsidRPr="00276A99" w:rsidDel="0000711A">
          <w:rPr>
            <w:rStyle w:val="Hyperlink"/>
            <w:noProof/>
          </w:rPr>
          <w:delInstrText xml:space="preserve"> </w:delInstrText>
        </w:r>
        <w:r w:rsidRPr="00276A99" w:rsidDel="0000711A">
          <w:rPr>
            <w:rStyle w:val="Hyperlink"/>
            <w:noProof/>
          </w:rPr>
          <w:fldChar w:fldCharType="separate"/>
        </w:r>
        <w:r w:rsidRPr="00276A99" w:rsidDel="0000711A">
          <w:rPr>
            <w:rStyle w:val="Hyperlink"/>
            <w:noProof/>
          </w:rPr>
          <w:delText>Hình  1.1.1 Toà A2</w:delText>
        </w:r>
        <w:r w:rsidDel="0000711A">
          <w:rPr>
            <w:noProof/>
            <w:webHidden/>
          </w:rPr>
          <w:tab/>
        </w:r>
        <w:r w:rsidDel="0000711A">
          <w:rPr>
            <w:noProof/>
            <w:webHidden/>
          </w:rPr>
          <w:fldChar w:fldCharType="begin"/>
        </w:r>
        <w:r w:rsidDel="0000711A">
          <w:rPr>
            <w:noProof/>
            <w:webHidden/>
          </w:rPr>
          <w:delInstrText xml:space="preserve"> PAGEREF _Toc184162198 \h </w:delInstrText>
        </w:r>
        <w:r w:rsidDel="0000711A">
          <w:rPr>
            <w:noProof/>
            <w:webHidden/>
          </w:rPr>
        </w:r>
        <w:r w:rsidDel="0000711A">
          <w:rPr>
            <w:noProof/>
            <w:webHidden/>
          </w:rPr>
          <w:fldChar w:fldCharType="separate"/>
        </w:r>
        <w:r w:rsidDel="0000711A">
          <w:rPr>
            <w:noProof/>
            <w:webHidden/>
          </w:rPr>
          <w:delText>2</w:delText>
        </w:r>
        <w:r w:rsidDel="0000711A">
          <w:rPr>
            <w:noProof/>
            <w:webHidden/>
          </w:rPr>
          <w:fldChar w:fldCharType="end"/>
        </w:r>
        <w:r w:rsidRPr="00276A99" w:rsidDel="0000711A">
          <w:rPr>
            <w:rStyle w:val="Hyperlink"/>
            <w:noProof/>
          </w:rPr>
          <w:fldChar w:fldCharType="end"/>
        </w:r>
      </w:del>
    </w:p>
    <w:p w14:paraId="78CC5D70" w14:textId="21D987FD" w:rsidR="00F5084C" w:rsidDel="0000711A" w:rsidRDefault="00F5084C">
      <w:pPr>
        <w:rPr>
          <w:del w:id="58" w:author="Unknown"/>
          <w:rFonts w:asciiTheme="minorHAnsi" w:eastAsiaTheme="minorEastAsia" w:hAnsiTheme="minorHAnsi"/>
          <w:noProof/>
          <w:kern w:val="0"/>
          <w:sz w:val="22"/>
          <w:szCs w:val="22"/>
          <w14:ligatures w14:val="none"/>
        </w:rPr>
        <w:pPrChange w:id="59" w:author="Unknown" w:date="2024-12-04T00:53:00Z">
          <w:pPr>
            <w:pStyle w:val="TableofFigures"/>
            <w:tabs>
              <w:tab w:val="right" w:leader="dot" w:pos="9062"/>
            </w:tabs>
          </w:pPr>
        </w:pPrChange>
      </w:pPr>
      <w:del w:id="60" w:author="Unknown">
        <w:r w:rsidRPr="00276A99" w:rsidDel="0000711A">
          <w:rPr>
            <w:rStyle w:val="Hyperlink"/>
            <w:noProof/>
          </w:rPr>
          <w:fldChar w:fldCharType="begin"/>
        </w:r>
        <w:r w:rsidRPr="00276A99" w:rsidDel="0000711A">
          <w:rPr>
            <w:rStyle w:val="Hyperlink"/>
            <w:noProof/>
          </w:rPr>
          <w:delInstrText xml:space="preserve"> </w:delInstrText>
        </w:r>
        <w:r w:rsidDel="0000711A">
          <w:rPr>
            <w:noProof/>
          </w:rPr>
          <w:delInstrText>HYPERLINK \l "_Toc184162199"</w:delInstrText>
        </w:r>
        <w:r w:rsidRPr="00276A99" w:rsidDel="0000711A">
          <w:rPr>
            <w:rStyle w:val="Hyperlink"/>
            <w:noProof/>
          </w:rPr>
          <w:delInstrText xml:space="preserve"> </w:delInstrText>
        </w:r>
        <w:r w:rsidRPr="00276A99" w:rsidDel="0000711A">
          <w:rPr>
            <w:rStyle w:val="Hyperlink"/>
            <w:noProof/>
          </w:rPr>
          <w:fldChar w:fldCharType="separate"/>
        </w:r>
        <w:r w:rsidRPr="00276A99" w:rsidDel="0000711A">
          <w:rPr>
            <w:rStyle w:val="Hyperlink"/>
            <w:noProof/>
          </w:rPr>
          <w:delText>Hình  1.1.2 Giám đốc học viện</w:delText>
        </w:r>
        <w:r w:rsidDel="0000711A">
          <w:rPr>
            <w:noProof/>
            <w:webHidden/>
          </w:rPr>
          <w:tab/>
        </w:r>
        <w:r w:rsidDel="0000711A">
          <w:rPr>
            <w:noProof/>
            <w:webHidden/>
          </w:rPr>
          <w:fldChar w:fldCharType="begin"/>
        </w:r>
        <w:r w:rsidDel="0000711A">
          <w:rPr>
            <w:noProof/>
            <w:webHidden/>
          </w:rPr>
          <w:delInstrText xml:space="preserve"> PAGEREF _Toc184162199 \h </w:delInstrText>
        </w:r>
        <w:r w:rsidDel="0000711A">
          <w:rPr>
            <w:noProof/>
            <w:webHidden/>
          </w:rPr>
        </w:r>
        <w:r w:rsidDel="0000711A">
          <w:rPr>
            <w:noProof/>
            <w:webHidden/>
          </w:rPr>
          <w:fldChar w:fldCharType="separate"/>
        </w:r>
        <w:r w:rsidDel="0000711A">
          <w:rPr>
            <w:noProof/>
            <w:webHidden/>
          </w:rPr>
          <w:delText>3</w:delText>
        </w:r>
        <w:r w:rsidDel="0000711A">
          <w:rPr>
            <w:noProof/>
            <w:webHidden/>
          </w:rPr>
          <w:fldChar w:fldCharType="end"/>
        </w:r>
        <w:r w:rsidRPr="00276A99" w:rsidDel="0000711A">
          <w:rPr>
            <w:rStyle w:val="Hyperlink"/>
            <w:noProof/>
          </w:rPr>
          <w:fldChar w:fldCharType="end"/>
        </w:r>
      </w:del>
    </w:p>
    <w:p w14:paraId="53299842" w14:textId="2273E4C0" w:rsidR="00F5084C" w:rsidDel="0000711A" w:rsidRDefault="00F5084C">
      <w:pPr>
        <w:rPr>
          <w:del w:id="61" w:author="Unknown"/>
          <w:rFonts w:asciiTheme="minorHAnsi" w:eastAsiaTheme="minorEastAsia" w:hAnsiTheme="minorHAnsi"/>
          <w:noProof/>
          <w:kern w:val="0"/>
          <w:sz w:val="22"/>
          <w:szCs w:val="22"/>
          <w14:ligatures w14:val="none"/>
        </w:rPr>
        <w:pPrChange w:id="62" w:author="Unknown" w:date="2024-12-04T00:53:00Z">
          <w:pPr>
            <w:pStyle w:val="TableofFigures"/>
            <w:tabs>
              <w:tab w:val="right" w:leader="dot" w:pos="9062"/>
            </w:tabs>
          </w:pPr>
        </w:pPrChange>
      </w:pPr>
      <w:del w:id="63" w:author="Unknown">
        <w:r w:rsidRPr="00276A99" w:rsidDel="0000711A">
          <w:rPr>
            <w:rStyle w:val="Hyperlink"/>
            <w:noProof/>
          </w:rPr>
          <w:fldChar w:fldCharType="begin"/>
        </w:r>
        <w:r w:rsidRPr="00276A99" w:rsidDel="0000711A">
          <w:rPr>
            <w:rStyle w:val="Hyperlink"/>
            <w:noProof/>
          </w:rPr>
          <w:delInstrText xml:space="preserve"> </w:delInstrText>
        </w:r>
        <w:r w:rsidDel="0000711A">
          <w:rPr>
            <w:noProof/>
          </w:rPr>
          <w:delInstrText>HYPERLINK \l "_Toc184162200"</w:delInstrText>
        </w:r>
        <w:r w:rsidRPr="00276A99" w:rsidDel="0000711A">
          <w:rPr>
            <w:rStyle w:val="Hyperlink"/>
            <w:noProof/>
          </w:rPr>
          <w:delInstrText xml:space="preserve"> </w:delInstrText>
        </w:r>
        <w:r w:rsidRPr="00276A99" w:rsidDel="0000711A">
          <w:rPr>
            <w:rStyle w:val="Hyperlink"/>
            <w:noProof/>
          </w:rPr>
          <w:fldChar w:fldCharType="separate"/>
        </w:r>
        <w:r w:rsidRPr="00276A99" w:rsidDel="0000711A">
          <w:rPr>
            <w:rStyle w:val="Hyperlink"/>
            <w:noProof/>
          </w:rPr>
          <w:delText>Hình  2.1.1 Ngành CNTT ngày càng phát triển</w:delText>
        </w:r>
        <w:r w:rsidDel="0000711A">
          <w:rPr>
            <w:noProof/>
            <w:webHidden/>
          </w:rPr>
          <w:tab/>
        </w:r>
        <w:r w:rsidDel="0000711A">
          <w:rPr>
            <w:noProof/>
            <w:webHidden/>
          </w:rPr>
          <w:fldChar w:fldCharType="begin"/>
        </w:r>
        <w:r w:rsidDel="0000711A">
          <w:rPr>
            <w:noProof/>
            <w:webHidden/>
          </w:rPr>
          <w:delInstrText xml:space="preserve"> PAGEREF _Toc184162200 \h </w:delInstrText>
        </w:r>
        <w:r w:rsidDel="0000711A">
          <w:rPr>
            <w:noProof/>
            <w:webHidden/>
          </w:rPr>
        </w:r>
        <w:r w:rsidDel="0000711A">
          <w:rPr>
            <w:noProof/>
            <w:webHidden/>
          </w:rPr>
          <w:fldChar w:fldCharType="separate"/>
        </w:r>
        <w:r w:rsidDel="0000711A">
          <w:rPr>
            <w:noProof/>
            <w:webHidden/>
          </w:rPr>
          <w:delText>6</w:delText>
        </w:r>
        <w:r w:rsidDel="0000711A">
          <w:rPr>
            <w:noProof/>
            <w:webHidden/>
          </w:rPr>
          <w:fldChar w:fldCharType="end"/>
        </w:r>
        <w:r w:rsidRPr="00276A99" w:rsidDel="0000711A">
          <w:rPr>
            <w:rStyle w:val="Hyperlink"/>
            <w:noProof/>
          </w:rPr>
          <w:fldChar w:fldCharType="end"/>
        </w:r>
      </w:del>
    </w:p>
    <w:p w14:paraId="7DC2FE81" w14:textId="3FA36CA9" w:rsidR="00F5084C" w:rsidDel="0000711A" w:rsidRDefault="00F5084C">
      <w:pPr>
        <w:rPr>
          <w:del w:id="64" w:author="Unknown"/>
          <w:rFonts w:asciiTheme="minorHAnsi" w:eastAsiaTheme="minorEastAsia" w:hAnsiTheme="minorHAnsi"/>
          <w:noProof/>
          <w:kern w:val="0"/>
          <w:sz w:val="22"/>
          <w:szCs w:val="22"/>
          <w14:ligatures w14:val="none"/>
        </w:rPr>
        <w:pPrChange w:id="65" w:author="Unknown" w:date="2024-12-04T00:53:00Z">
          <w:pPr>
            <w:pStyle w:val="TableofFigures"/>
            <w:tabs>
              <w:tab w:val="right" w:leader="dot" w:pos="9062"/>
            </w:tabs>
          </w:pPr>
        </w:pPrChange>
      </w:pPr>
      <w:del w:id="66" w:author="Unknown">
        <w:r w:rsidRPr="00276A99" w:rsidDel="0000711A">
          <w:rPr>
            <w:rStyle w:val="Hyperlink"/>
            <w:noProof/>
          </w:rPr>
          <w:fldChar w:fldCharType="begin"/>
        </w:r>
        <w:r w:rsidRPr="00276A99" w:rsidDel="0000711A">
          <w:rPr>
            <w:rStyle w:val="Hyperlink"/>
            <w:noProof/>
          </w:rPr>
          <w:delInstrText xml:space="preserve"> </w:delInstrText>
        </w:r>
        <w:r w:rsidDel="0000711A">
          <w:rPr>
            <w:noProof/>
          </w:rPr>
          <w:delInstrText>HYPERLINK "C:\\Users\\Admin\\Desktop\\HỌC VIỆN CÔNG NGHỆ BƯU CHÍNH VIỄN THÔNG.docx" \l "_Toc184162201"</w:delInstrText>
        </w:r>
        <w:r w:rsidRPr="00276A99" w:rsidDel="0000711A">
          <w:rPr>
            <w:rStyle w:val="Hyperlink"/>
            <w:noProof/>
          </w:rPr>
          <w:delInstrText xml:space="preserve"> </w:delInstrText>
        </w:r>
        <w:r w:rsidRPr="00276A99" w:rsidDel="0000711A">
          <w:rPr>
            <w:rStyle w:val="Hyperlink"/>
            <w:noProof/>
          </w:rPr>
          <w:fldChar w:fldCharType="separate"/>
        </w:r>
        <w:r w:rsidRPr="00276A99" w:rsidDel="0000711A">
          <w:rPr>
            <w:rStyle w:val="Hyperlink"/>
            <w:noProof/>
          </w:rPr>
          <w:delText>Hình  2.3.1 Học lập trình</w:delText>
        </w:r>
        <w:r w:rsidDel="0000711A">
          <w:rPr>
            <w:noProof/>
            <w:webHidden/>
          </w:rPr>
          <w:tab/>
        </w:r>
        <w:r w:rsidDel="0000711A">
          <w:rPr>
            <w:noProof/>
            <w:webHidden/>
          </w:rPr>
          <w:fldChar w:fldCharType="begin"/>
        </w:r>
        <w:r w:rsidDel="0000711A">
          <w:rPr>
            <w:noProof/>
            <w:webHidden/>
          </w:rPr>
          <w:delInstrText xml:space="preserve"> PAGEREF _Toc184162201 \h </w:delInstrText>
        </w:r>
        <w:r w:rsidDel="0000711A">
          <w:rPr>
            <w:noProof/>
            <w:webHidden/>
          </w:rPr>
        </w:r>
        <w:r w:rsidDel="0000711A">
          <w:rPr>
            <w:noProof/>
            <w:webHidden/>
          </w:rPr>
          <w:fldChar w:fldCharType="separate"/>
        </w:r>
        <w:r w:rsidDel="0000711A">
          <w:rPr>
            <w:noProof/>
            <w:webHidden/>
          </w:rPr>
          <w:delText>12</w:delText>
        </w:r>
        <w:r w:rsidDel="0000711A">
          <w:rPr>
            <w:noProof/>
            <w:webHidden/>
          </w:rPr>
          <w:fldChar w:fldCharType="end"/>
        </w:r>
        <w:r w:rsidRPr="00276A99" w:rsidDel="0000711A">
          <w:rPr>
            <w:rStyle w:val="Hyperlink"/>
            <w:noProof/>
          </w:rPr>
          <w:fldChar w:fldCharType="end"/>
        </w:r>
      </w:del>
    </w:p>
    <w:p w14:paraId="522F2A05" w14:textId="002357F9" w:rsidR="001A7A1A" w:rsidRDefault="00F5084C">
      <w:pPr>
        <w:pStyle w:val="TableofFigures"/>
        <w:tabs>
          <w:tab w:val="right" w:leader="dot" w:pos="9062"/>
        </w:tabs>
        <w:rPr>
          <w:ins w:id="67" w:author="Unknown" w:date="2024-12-04T00:53:00Z"/>
          <w:rFonts w:asciiTheme="minorHAnsi" w:eastAsiaTheme="minorEastAsia" w:hAnsiTheme="minorHAnsi"/>
          <w:noProof/>
          <w:kern w:val="0"/>
          <w:sz w:val="22"/>
          <w:szCs w:val="22"/>
          <w14:ligatures w14:val="none"/>
        </w:rPr>
      </w:pPr>
      <w:del w:id="68" w:author="Unknown">
        <w:r w:rsidDel="001A7A1A">
          <w:fldChar w:fldCharType="end"/>
        </w:r>
      </w:del>
      <w:ins w:id="69" w:author="Unknown" w:date="2024-12-04T00:53:00Z">
        <w:r w:rsidR="001A7A1A">
          <w:fldChar w:fldCharType="begin"/>
        </w:r>
        <w:r w:rsidR="001A7A1A">
          <w:instrText xml:space="preserve"> TOC \h \z \c "Hình " </w:instrText>
        </w:r>
      </w:ins>
      <w:r w:rsidR="001A7A1A">
        <w:fldChar w:fldCharType="separate"/>
      </w:r>
      <w:ins w:id="70" w:author="Unknown" w:date="2024-12-04T00:53:00Z">
        <w:r w:rsidR="001A7A1A" w:rsidRPr="001769D5">
          <w:rPr>
            <w:rStyle w:val="Hyperlink"/>
            <w:noProof/>
          </w:rPr>
          <w:fldChar w:fldCharType="begin"/>
        </w:r>
        <w:r w:rsidR="001A7A1A" w:rsidRPr="001769D5">
          <w:rPr>
            <w:rStyle w:val="Hyperlink"/>
            <w:noProof/>
          </w:rPr>
          <w:instrText xml:space="preserve"> </w:instrText>
        </w:r>
        <w:r w:rsidR="001A7A1A">
          <w:rPr>
            <w:noProof/>
          </w:rPr>
          <w:instrText>HYPERLINK \l "_Toc184166015"</w:instrText>
        </w:r>
        <w:r w:rsidR="001A7A1A" w:rsidRPr="001769D5">
          <w:rPr>
            <w:rStyle w:val="Hyperlink"/>
            <w:noProof/>
          </w:rPr>
          <w:instrText xml:space="preserve"> </w:instrText>
        </w:r>
        <w:r w:rsidR="001A7A1A" w:rsidRPr="001769D5">
          <w:rPr>
            <w:rStyle w:val="Hyperlink"/>
            <w:noProof/>
          </w:rPr>
          <w:fldChar w:fldCharType="separate"/>
        </w:r>
        <w:r w:rsidR="001A7A1A" w:rsidRPr="001769D5">
          <w:rPr>
            <w:rStyle w:val="Hyperlink"/>
            <w:noProof/>
          </w:rPr>
          <w:t>Hình  1.1.1 Toà A2</w:t>
        </w:r>
        <w:r w:rsidR="001A7A1A">
          <w:rPr>
            <w:noProof/>
            <w:webHidden/>
          </w:rPr>
          <w:tab/>
        </w:r>
        <w:r w:rsidR="001A7A1A">
          <w:rPr>
            <w:noProof/>
            <w:webHidden/>
          </w:rPr>
          <w:fldChar w:fldCharType="begin"/>
        </w:r>
        <w:r w:rsidR="001A7A1A">
          <w:rPr>
            <w:noProof/>
            <w:webHidden/>
          </w:rPr>
          <w:instrText xml:space="preserve"> PAGEREF _Toc184166015 \h </w:instrText>
        </w:r>
      </w:ins>
      <w:r w:rsidR="001A7A1A">
        <w:rPr>
          <w:noProof/>
          <w:webHidden/>
        </w:rPr>
      </w:r>
      <w:r w:rsidR="001A7A1A">
        <w:rPr>
          <w:noProof/>
          <w:webHidden/>
        </w:rPr>
        <w:fldChar w:fldCharType="separate"/>
      </w:r>
      <w:ins w:id="71" w:author="thanh nguyen" w:date="2024-12-06T15:00:00Z">
        <w:r w:rsidR="004911D5">
          <w:rPr>
            <w:noProof/>
            <w:webHidden/>
          </w:rPr>
          <w:t>2</w:t>
        </w:r>
      </w:ins>
      <w:del w:id="72" w:author="thanh nguyen" w:date="2024-12-06T14:59:00Z">
        <w:r w:rsidR="00EB7F19" w:rsidDel="004911D5">
          <w:rPr>
            <w:noProof/>
            <w:webHidden/>
          </w:rPr>
          <w:delText>1</w:delText>
        </w:r>
      </w:del>
      <w:ins w:id="73" w:author="Unknown" w:date="2024-12-04T00:53:00Z">
        <w:r w:rsidR="001A7A1A">
          <w:rPr>
            <w:noProof/>
            <w:webHidden/>
          </w:rPr>
          <w:fldChar w:fldCharType="end"/>
        </w:r>
        <w:r w:rsidR="001A7A1A" w:rsidRPr="001769D5">
          <w:rPr>
            <w:rStyle w:val="Hyperlink"/>
            <w:noProof/>
          </w:rPr>
          <w:fldChar w:fldCharType="end"/>
        </w:r>
      </w:ins>
    </w:p>
    <w:p w14:paraId="766BE877" w14:textId="01A8F7F4" w:rsidR="001A7A1A" w:rsidRDefault="001A7A1A">
      <w:pPr>
        <w:pStyle w:val="TableofFigures"/>
        <w:tabs>
          <w:tab w:val="right" w:leader="dot" w:pos="9062"/>
        </w:tabs>
        <w:rPr>
          <w:ins w:id="74" w:author="Unknown" w:date="2024-12-04T00:53:00Z"/>
          <w:rFonts w:asciiTheme="minorHAnsi" w:eastAsiaTheme="minorEastAsia" w:hAnsiTheme="minorHAnsi"/>
          <w:noProof/>
          <w:kern w:val="0"/>
          <w:sz w:val="22"/>
          <w:szCs w:val="22"/>
          <w14:ligatures w14:val="none"/>
        </w:rPr>
      </w:pPr>
      <w:ins w:id="75" w:author="Unknown" w:date="2024-12-04T00:53:00Z">
        <w:r w:rsidRPr="001769D5">
          <w:rPr>
            <w:rStyle w:val="Hyperlink"/>
            <w:noProof/>
          </w:rPr>
          <w:fldChar w:fldCharType="begin"/>
        </w:r>
        <w:r w:rsidRPr="001769D5">
          <w:rPr>
            <w:rStyle w:val="Hyperlink"/>
            <w:noProof/>
          </w:rPr>
          <w:instrText xml:space="preserve"> </w:instrText>
        </w:r>
        <w:r>
          <w:rPr>
            <w:noProof/>
          </w:rPr>
          <w:instrText>HYPERLINK \l "_Toc184166016"</w:instrText>
        </w:r>
        <w:r w:rsidRPr="001769D5">
          <w:rPr>
            <w:rStyle w:val="Hyperlink"/>
            <w:noProof/>
          </w:rPr>
          <w:instrText xml:space="preserve"> </w:instrText>
        </w:r>
        <w:r w:rsidRPr="001769D5">
          <w:rPr>
            <w:rStyle w:val="Hyperlink"/>
            <w:noProof/>
          </w:rPr>
          <w:fldChar w:fldCharType="separate"/>
        </w:r>
        <w:r w:rsidRPr="001769D5">
          <w:rPr>
            <w:rStyle w:val="Hyperlink"/>
            <w:noProof/>
          </w:rPr>
          <w:t>Hình  1.1.2 Giám đốc học viện</w:t>
        </w:r>
        <w:r>
          <w:rPr>
            <w:noProof/>
            <w:webHidden/>
          </w:rPr>
          <w:tab/>
        </w:r>
        <w:r>
          <w:rPr>
            <w:noProof/>
            <w:webHidden/>
          </w:rPr>
          <w:fldChar w:fldCharType="begin"/>
        </w:r>
        <w:r>
          <w:rPr>
            <w:noProof/>
            <w:webHidden/>
          </w:rPr>
          <w:instrText xml:space="preserve"> PAGEREF _Toc184166016 \h </w:instrText>
        </w:r>
      </w:ins>
      <w:r>
        <w:rPr>
          <w:noProof/>
          <w:webHidden/>
        </w:rPr>
      </w:r>
      <w:r>
        <w:rPr>
          <w:noProof/>
          <w:webHidden/>
        </w:rPr>
        <w:fldChar w:fldCharType="separate"/>
      </w:r>
      <w:ins w:id="76" w:author="thanh nguyen" w:date="2024-12-06T15:00:00Z">
        <w:r w:rsidR="004911D5">
          <w:rPr>
            <w:noProof/>
            <w:webHidden/>
          </w:rPr>
          <w:t>3</w:t>
        </w:r>
      </w:ins>
      <w:del w:id="77" w:author="thanh nguyen" w:date="2024-12-06T14:59:00Z">
        <w:r w:rsidR="00EB7F19" w:rsidDel="004911D5">
          <w:rPr>
            <w:noProof/>
            <w:webHidden/>
          </w:rPr>
          <w:delText>2</w:delText>
        </w:r>
      </w:del>
      <w:ins w:id="78" w:author="Unknown" w:date="2024-12-04T00:53:00Z">
        <w:r>
          <w:rPr>
            <w:noProof/>
            <w:webHidden/>
          </w:rPr>
          <w:fldChar w:fldCharType="end"/>
        </w:r>
        <w:r w:rsidRPr="001769D5">
          <w:rPr>
            <w:rStyle w:val="Hyperlink"/>
            <w:noProof/>
          </w:rPr>
          <w:fldChar w:fldCharType="end"/>
        </w:r>
      </w:ins>
    </w:p>
    <w:p w14:paraId="24C21797" w14:textId="1F67A6D8" w:rsidR="001A7A1A" w:rsidRDefault="001A7A1A">
      <w:pPr>
        <w:pStyle w:val="TableofFigures"/>
        <w:tabs>
          <w:tab w:val="right" w:leader="dot" w:pos="9062"/>
        </w:tabs>
        <w:rPr>
          <w:ins w:id="79" w:author="Unknown" w:date="2024-12-04T00:53:00Z"/>
          <w:rFonts w:asciiTheme="minorHAnsi" w:eastAsiaTheme="minorEastAsia" w:hAnsiTheme="minorHAnsi"/>
          <w:noProof/>
          <w:kern w:val="0"/>
          <w:sz w:val="22"/>
          <w:szCs w:val="22"/>
          <w14:ligatures w14:val="none"/>
        </w:rPr>
      </w:pPr>
      <w:ins w:id="80" w:author="Unknown" w:date="2024-12-04T00:53:00Z">
        <w:r w:rsidRPr="001769D5">
          <w:rPr>
            <w:rStyle w:val="Hyperlink"/>
            <w:noProof/>
          </w:rPr>
          <w:fldChar w:fldCharType="begin"/>
        </w:r>
        <w:r w:rsidRPr="001769D5">
          <w:rPr>
            <w:rStyle w:val="Hyperlink"/>
            <w:noProof/>
          </w:rPr>
          <w:instrText xml:space="preserve"> </w:instrText>
        </w:r>
        <w:r>
          <w:rPr>
            <w:noProof/>
          </w:rPr>
          <w:instrText>HYPERLINK \l "_Toc184166017"</w:instrText>
        </w:r>
        <w:r w:rsidRPr="001769D5">
          <w:rPr>
            <w:rStyle w:val="Hyperlink"/>
            <w:noProof/>
          </w:rPr>
          <w:instrText xml:space="preserve"> </w:instrText>
        </w:r>
        <w:r w:rsidRPr="001769D5">
          <w:rPr>
            <w:rStyle w:val="Hyperlink"/>
            <w:noProof/>
          </w:rPr>
          <w:fldChar w:fldCharType="separate"/>
        </w:r>
        <w:r w:rsidRPr="001769D5">
          <w:rPr>
            <w:rStyle w:val="Hyperlink"/>
            <w:noProof/>
          </w:rPr>
          <w:t>Hình  2.1.1 Ngành CNTT ngày càng phát triển</w:t>
        </w:r>
        <w:r>
          <w:rPr>
            <w:noProof/>
            <w:webHidden/>
          </w:rPr>
          <w:tab/>
        </w:r>
        <w:r>
          <w:rPr>
            <w:noProof/>
            <w:webHidden/>
          </w:rPr>
          <w:fldChar w:fldCharType="begin"/>
        </w:r>
        <w:r>
          <w:rPr>
            <w:noProof/>
            <w:webHidden/>
          </w:rPr>
          <w:instrText xml:space="preserve"> PAGEREF _Toc184166017 \h </w:instrText>
        </w:r>
      </w:ins>
      <w:r>
        <w:rPr>
          <w:noProof/>
          <w:webHidden/>
        </w:rPr>
      </w:r>
      <w:r>
        <w:rPr>
          <w:noProof/>
          <w:webHidden/>
        </w:rPr>
        <w:fldChar w:fldCharType="separate"/>
      </w:r>
      <w:ins w:id="81" w:author="thanh nguyen" w:date="2024-12-06T15:00:00Z">
        <w:r w:rsidR="004911D5">
          <w:rPr>
            <w:noProof/>
            <w:webHidden/>
          </w:rPr>
          <w:t>8</w:t>
        </w:r>
      </w:ins>
      <w:del w:id="82" w:author="thanh nguyen" w:date="2024-12-06T14:59:00Z">
        <w:r w:rsidR="00EB7F19" w:rsidDel="004911D5">
          <w:rPr>
            <w:noProof/>
            <w:webHidden/>
          </w:rPr>
          <w:delText>5</w:delText>
        </w:r>
      </w:del>
      <w:ins w:id="83" w:author="Unknown" w:date="2024-12-04T00:53:00Z">
        <w:r>
          <w:rPr>
            <w:noProof/>
            <w:webHidden/>
          </w:rPr>
          <w:fldChar w:fldCharType="end"/>
        </w:r>
        <w:r w:rsidRPr="001769D5">
          <w:rPr>
            <w:rStyle w:val="Hyperlink"/>
            <w:noProof/>
          </w:rPr>
          <w:fldChar w:fldCharType="end"/>
        </w:r>
      </w:ins>
    </w:p>
    <w:p w14:paraId="450FC729" w14:textId="34B4C530" w:rsidR="001A7A1A" w:rsidRDefault="001A7A1A">
      <w:pPr>
        <w:pStyle w:val="TableofFigures"/>
        <w:tabs>
          <w:tab w:val="right" w:leader="dot" w:pos="9062"/>
        </w:tabs>
        <w:rPr>
          <w:ins w:id="84" w:author="Unknown" w:date="2024-12-04T00:53:00Z"/>
          <w:rFonts w:asciiTheme="minorHAnsi" w:eastAsiaTheme="minorEastAsia" w:hAnsiTheme="minorHAnsi"/>
          <w:noProof/>
          <w:kern w:val="0"/>
          <w:sz w:val="22"/>
          <w:szCs w:val="22"/>
          <w14:ligatures w14:val="none"/>
        </w:rPr>
      </w:pPr>
      <w:ins w:id="85" w:author="Unknown" w:date="2024-12-04T00:53:00Z">
        <w:r w:rsidRPr="001769D5">
          <w:rPr>
            <w:rStyle w:val="Hyperlink"/>
            <w:noProof/>
          </w:rPr>
          <w:fldChar w:fldCharType="begin"/>
        </w:r>
        <w:r w:rsidRPr="001769D5">
          <w:rPr>
            <w:rStyle w:val="Hyperlink"/>
            <w:noProof/>
          </w:rPr>
          <w:instrText xml:space="preserve"> </w:instrText>
        </w:r>
        <w:r>
          <w:rPr>
            <w:noProof/>
          </w:rPr>
          <w:instrText>HYPERLINK "C:\\Users\\Admin\\Desktop\\HỌC VIỆN CÔNG NGHỆ BƯU CHÍNH VIỄN THÔNG.docx" \l "_Toc184166018"</w:instrText>
        </w:r>
        <w:r w:rsidRPr="001769D5">
          <w:rPr>
            <w:rStyle w:val="Hyperlink"/>
            <w:noProof/>
          </w:rPr>
          <w:instrText xml:space="preserve"> </w:instrText>
        </w:r>
        <w:r w:rsidRPr="001769D5">
          <w:rPr>
            <w:rStyle w:val="Hyperlink"/>
            <w:noProof/>
          </w:rPr>
          <w:fldChar w:fldCharType="separate"/>
        </w:r>
        <w:r w:rsidRPr="001769D5">
          <w:rPr>
            <w:rStyle w:val="Hyperlink"/>
            <w:noProof/>
          </w:rPr>
          <w:t>Hình  2.3.1 Học lập trình</w:t>
        </w:r>
        <w:r>
          <w:rPr>
            <w:noProof/>
            <w:webHidden/>
          </w:rPr>
          <w:tab/>
        </w:r>
        <w:r>
          <w:rPr>
            <w:noProof/>
            <w:webHidden/>
          </w:rPr>
          <w:fldChar w:fldCharType="begin"/>
        </w:r>
        <w:r>
          <w:rPr>
            <w:noProof/>
            <w:webHidden/>
          </w:rPr>
          <w:instrText xml:space="preserve"> PAGEREF _Toc184166018 \h </w:instrText>
        </w:r>
      </w:ins>
      <w:r>
        <w:rPr>
          <w:noProof/>
          <w:webHidden/>
        </w:rPr>
      </w:r>
      <w:r>
        <w:rPr>
          <w:noProof/>
          <w:webHidden/>
        </w:rPr>
        <w:fldChar w:fldCharType="separate"/>
      </w:r>
      <w:ins w:id="86" w:author="thanh nguyen" w:date="2024-12-06T15:00:00Z">
        <w:r w:rsidR="004911D5">
          <w:rPr>
            <w:noProof/>
            <w:webHidden/>
          </w:rPr>
          <w:t>12</w:t>
        </w:r>
      </w:ins>
      <w:del w:id="87" w:author="thanh nguyen" w:date="2024-12-06T14:59:00Z">
        <w:r w:rsidR="00EB7F19" w:rsidDel="004911D5">
          <w:rPr>
            <w:noProof/>
            <w:webHidden/>
          </w:rPr>
          <w:delText>9</w:delText>
        </w:r>
      </w:del>
      <w:ins w:id="88" w:author="Unknown" w:date="2024-12-04T00:53:00Z">
        <w:r>
          <w:rPr>
            <w:noProof/>
            <w:webHidden/>
          </w:rPr>
          <w:fldChar w:fldCharType="end"/>
        </w:r>
        <w:r w:rsidRPr="001769D5">
          <w:rPr>
            <w:rStyle w:val="Hyperlink"/>
            <w:noProof/>
          </w:rPr>
          <w:fldChar w:fldCharType="end"/>
        </w:r>
      </w:ins>
    </w:p>
    <w:p w14:paraId="3B5BF768" w14:textId="0958386E" w:rsidR="001A7A1A" w:rsidDel="001A7A1A" w:rsidRDefault="001A7A1A" w:rsidP="001A7A1A">
      <w:pPr>
        <w:rPr>
          <w:del w:id="89" w:author="Unknown"/>
          <w:noProof/>
        </w:rPr>
      </w:pPr>
    </w:p>
    <w:p w14:paraId="0BE7179D" w14:textId="7E7BA978" w:rsidR="007D5D91" w:rsidRDefault="001A7A1A" w:rsidP="001A7A1A">
      <w:ins w:id="90" w:author="Unknown" w:date="2024-12-04T00:53:00Z">
        <w:r>
          <w:fldChar w:fldCharType="end"/>
        </w:r>
      </w:ins>
    </w:p>
    <w:p w14:paraId="69216F7B" w14:textId="779EED96" w:rsidR="00153AA5" w:rsidRPr="00153AA5" w:rsidRDefault="00153AA5" w:rsidP="00153AA5">
      <w:pPr>
        <w:jc w:val="center"/>
        <w:rPr>
          <w:ins w:id="91" w:author="Unknown" w:date="2024-12-04T00:53:00Z"/>
          <w:b/>
          <w:bCs/>
        </w:rPr>
      </w:pPr>
      <w:r w:rsidRPr="00153AA5">
        <w:rPr>
          <w:b/>
          <w:bCs/>
        </w:rPr>
        <w:t>Danh mục bảng biểu</w:t>
      </w:r>
    </w:p>
    <w:p w14:paraId="4E92B21B" w14:textId="3CA929BE" w:rsidR="001A7A1A" w:rsidRDefault="001A7A1A">
      <w:pPr>
        <w:pStyle w:val="TableofFigures"/>
        <w:tabs>
          <w:tab w:val="right" w:leader="dot" w:pos="9062"/>
        </w:tabs>
        <w:rPr>
          <w:ins w:id="92" w:author="Unknown" w:date="2024-12-04T00:53:00Z"/>
          <w:rFonts w:asciiTheme="minorHAnsi" w:eastAsiaTheme="minorEastAsia" w:hAnsiTheme="minorHAnsi"/>
          <w:noProof/>
          <w:kern w:val="0"/>
          <w:sz w:val="22"/>
          <w:szCs w:val="22"/>
          <w14:ligatures w14:val="none"/>
        </w:rPr>
      </w:pPr>
      <w:ins w:id="93" w:author="Unknown" w:date="2024-12-04T00:53:00Z">
        <w:r>
          <w:fldChar w:fldCharType="begin"/>
        </w:r>
        <w:r>
          <w:instrText xml:space="preserve"> TOC \h \z \c "Bảng" </w:instrText>
        </w:r>
      </w:ins>
      <w:r>
        <w:fldChar w:fldCharType="separate"/>
      </w:r>
      <w:ins w:id="94" w:author="Unknown" w:date="2024-12-04T00:53:00Z">
        <w:r w:rsidRPr="005B5597">
          <w:rPr>
            <w:rStyle w:val="Hyperlink"/>
            <w:noProof/>
          </w:rPr>
          <w:fldChar w:fldCharType="begin"/>
        </w:r>
        <w:r w:rsidRPr="005B5597">
          <w:rPr>
            <w:rStyle w:val="Hyperlink"/>
            <w:noProof/>
          </w:rPr>
          <w:instrText xml:space="preserve"> </w:instrText>
        </w:r>
        <w:r>
          <w:rPr>
            <w:noProof/>
          </w:rPr>
          <w:instrText>HYPERLINK \l "_Toc184166048"</w:instrText>
        </w:r>
        <w:r w:rsidRPr="005B5597">
          <w:rPr>
            <w:rStyle w:val="Hyperlink"/>
            <w:noProof/>
          </w:rPr>
          <w:instrText xml:space="preserve"> </w:instrText>
        </w:r>
        <w:r w:rsidRPr="005B5597">
          <w:rPr>
            <w:rStyle w:val="Hyperlink"/>
            <w:noProof/>
          </w:rPr>
          <w:fldChar w:fldCharType="separate"/>
        </w:r>
        <w:r w:rsidRPr="005B5597">
          <w:rPr>
            <w:rStyle w:val="Hyperlink"/>
            <w:noProof/>
          </w:rPr>
          <w:t>Bảng 1 Thống kê số lượng sinh viên</w:t>
        </w:r>
        <w:r>
          <w:rPr>
            <w:noProof/>
            <w:webHidden/>
          </w:rPr>
          <w:tab/>
        </w:r>
        <w:r>
          <w:rPr>
            <w:noProof/>
            <w:webHidden/>
          </w:rPr>
          <w:fldChar w:fldCharType="begin"/>
        </w:r>
        <w:r>
          <w:rPr>
            <w:noProof/>
            <w:webHidden/>
          </w:rPr>
          <w:instrText xml:space="preserve"> PAGEREF _Toc184166048 \h </w:instrText>
        </w:r>
      </w:ins>
      <w:r>
        <w:rPr>
          <w:noProof/>
          <w:webHidden/>
        </w:rPr>
      </w:r>
      <w:r>
        <w:rPr>
          <w:noProof/>
          <w:webHidden/>
        </w:rPr>
        <w:fldChar w:fldCharType="separate"/>
      </w:r>
      <w:ins w:id="95" w:author="thanh nguyen" w:date="2024-12-06T15:00:00Z">
        <w:r w:rsidR="004911D5">
          <w:rPr>
            <w:noProof/>
            <w:webHidden/>
          </w:rPr>
          <w:t>17</w:t>
        </w:r>
      </w:ins>
      <w:del w:id="96" w:author="thanh nguyen" w:date="2024-12-06T14:59:00Z">
        <w:r w:rsidR="00EB7F19" w:rsidDel="004911D5">
          <w:rPr>
            <w:noProof/>
            <w:webHidden/>
          </w:rPr>
          <w:delText>14</w:delText>
        </w:r>
      </w:del>
      <w:ins w:id="97" w:author="Unknown" w:date="2024-12-04T00:53:00Z">
        <w:r>
          <w:rPr>
            <w:noProof/>
            <w:webHidden/>
          </w:rPr>
          <w:fldChar w:fldCharType="end"/>
        </w:r>
        <w:r w:rsidRPr="005B5597">
          <w:rPr>
            <w:rStyle w:val="Hyperlink"/>
            <w:noProof/>
          </w:rPr>
          <w:fldChar w:fldCharType="end"/>
        </w:r>
      </w:ins>
    </w:p>
    <w:p w14:paraId="3EE7C0F5" w14:textId="71AB21FE" w:rsidR="001A7A1A" w:rsidRDefault="001A7A1A" w:rsidP="001A7A1A">
      <w:pPr>
        <w:rPr>
          <w:ins w:id="98" w:author="Unknown" w:date="2024-12-04T00:54:00Z"/>
        </w:rPr>
      </w:pPr>
      <w:ins w:id="99" w:author="Unknown" w:date="2024-12-04T00:53:00Z">
        <w:r>
          <w:fldChar w:fldCharType="end"/>
        </w:r>
      </w:ins>
    </w:p>
    <w:p w14:paraId="4D440396" w14:textId="454A6423" w:rsidR="00FB4428" w:rsidRPr="00FB4428" w:rsidRDefault="00FB4428" w:rsidP="00FB4428">
      <w:pPr>
        <w:rPr>
          <w:ins w:id="100" w:author="Unknown" w:date="2024-12-04T00:54:00Z"/>
        </w:rPr>
      </w:pPr>
    </w:p>
    <w:p w14:paraId="51F079F7" w14:textId="1183DE1D" w:rsidR="00FB4428" w:rsidRPr="00FB4428" w:rsidRDefault="00FB4428" w:rsidP="00FB4428">
      <w:pPr>
        <w:rPr>
          <w:ins w:id="101" w:author="Unknown" w:date="2024-12-04T00:54:00Z"/>
        </w:rPr>
      </w:pPr>
    </w:p>
    <w:p w14:paraId="001D825E" w14:textId="77777777" w:rsidR="0047467C" w:rsidRDefault="0047467C">
      <w:pPr>
        <w:jc w:val="both"/>
        <w:rPr>
          <w:ins w:id="102" w:author="Unknown" w:date="2024-12-04T00:54:00Z"/>
        </w:rPr>
        <w:sectPr w:rsidR="0047467C" w:rsidSect="004911D5">
          <w:headerReference w:type="even" r:id="rId12"/>
          <w:headerReference w:type="default" r:id="rId13"/>
          <w:footerReference w:type="default" r:id="rId14"/>
          <w:headerReference w:type="first" r:id="rId15"/>
          <w:pgSz w:w="11907" w:h="16840" w:code="9"/>
          <w:pgMar w:top="1134" w:right="1134" w:bottom="1134" w:left="1701" w:header="1134" w:footer="1134" w:gutter="0"/>
          <w:pgNumType w:fmt="upperRoman" w:start="1"/>
          <w:cols w:space="720"/>
          <w:docGrid w:linePitch="381"/>
        </w:sectPr>
        <w:pPrChange w:id="113" w:author="Unknown" w:date="2024-12-04T00:54:00Z">
          <w:pPr>
            <w:jc w:val="center"/>
          </w:pPr>
        </w:pPrChange>
      </w:pPr>
    </w:p>
    <w:p w14:paraId="0C80A7AE" w14:textId="4A8F8CE8" w:rsidR="00FB4428" w:rsidRPr="00FB4428" w:rsidRDefault="00FB4428" w:rsidP="0080379C">
      <w:pPr>
        <w:jc w:val="both"/>
      </w:pPr>
    </w:p>
    <w:p w14:paraId="7307E86E" w14:textId="07E402D4" w:rsidR="007D1B0E" w:rsidRDefault="007D1B0E" w:rsidP="00934584">
      <w:pPr>
        <w:pStyle w:val="Heading1"/>
      </w:pPr>
      <w:bookmarkStart w:id="114" w:name="_Toc184215587"/>
      <w:r>
        <w:t xml:space="preserve">Câu </w:t>
      </w:r>
      <w:ins w:id="115" w:author="thanh nguyen" w:date="2024-12-06T14:59:00Z">
        <w:r w:rsidR="004911D5">
          <w:t>1</w:t>
        </w:r>
      </w:ins>
      <w:del w:id="116" w:author="thanh nguyen" w:date="2024-12-06T14:59:00Z">
        <w:r w:rsidDel="004911D5">
          <w:delText>1</w:delText>
        </w:r>
      </w:del>
      <w:r>
        <w:t>:</w:t>
      </w:r>
      <w:bookmarkEnd w:id="114"/>
    </w:p>
    <w:p w14:paraId="0AE109E1" w14:textId="63448CA3" w:rsidR="00422B9E" w:rsidRDefault="004C1089" w:rsidP="004C1089">
      <w:pPr>
        <w:pStyle w:val="ListParagraph"/>
        <w:numPr>
          <w:ilvl w:val="0"/>
          <w:numId w:val="12"/>
        </w:numPr>
      </w:pPr>
      <w:r>
        <w:t>T</w:t>
      </w:r>
      <w:r w:rsidRPr="004C1089">
        <w:t>ính liên kết trong văn bản Tiếng việt</w:t>
      </w:r>
      <w:r w:rsidR="000E3DF0">
        <w:t>.</w:t>
      </w:r>
    </w:p>
    <w:p w14:paraId="33AD2B61" w14:textId="1C4A1F38" w:rsidR="004C1089" w:rsidRDefault="004C1089" w:rsidP="004C1089">
      <w:pPr>
        <w:pStyle w:val="ListParagraph"/>
        <w:numPr>
          <w:ilvl w:val="0"/>
          <w:numId w:val="13"/>
        </w:numPr>
      </w:pPr>
      <w:r w:rsidRPr="004C1089">
        <w:rPr>
          <w:b/>
          <w:bCs/>
        </w:rPr>
        <w:t>Liên kết về nội dung</w:t>
      </w:r>
      <w:r w:rsidRPr="004C1089">
        <w:t>: Đây là cách cơ bản nhất, đảm bảo các câu, đoạn văn cùng xoay quanh một chủ đề, ý tưởng chung. Các thông tin được trình bày theo một trình tự logic, mạch lạc, giúp người đọc dễ dàng nắm bắt nội dung.</w:t>
      </w:r>
    </w:p>
    <w:p w14:paraId="629C563F" w14:textId="32F888BF" w:rsidR="004C1089" w:rsidRDefault="004C1089" w:rsidP="004C1089">
      <w:pPr>
        <w:pStyle w:val="ListParagraph"/>
        <w:numPr>
          <w:ilvl w:val="0"/>
          <w:numId w:val="13"/>
        </w:numPr>
      </w:pPr>
      <w:r w:rsidRPr="004C1089">
        <w:rPr>
          <w:b/>
          <w:bCs/>
        </w:rPr>
        <w:t>Liên kết về ngữ nghĩa</w:t>
      </w:r>
      <w:r w:rsidRPr="004C1089">
        <w:t>: Các từ, cụm từ trong văn bản được sử dụng có sự liên hệ về nghĩa với nhau. Ví dụ như sử dụng đại từ thay thế cho danh từ đã xuất hiện trước đó, hoặc sử dụng từ đồng nghĩa, trái nghĩa để tạo sự đa dạng và phong phú cho ngôn ngữ.</w:t>
      </w:r>
    </w:p>
    <w:p w14:paraId="03A2D145" w14:textId="03AE9417" w:rsidR="004C1089" w:rsidRDefault="004C1089" w:rsidP="004C1089">
      <w:pPr>
        <w:pStyle w:val="ListParagraph"/>
        <w:numPr>
          <w:ilvl w:val="0"/>
          <w:numId w:val="13"/>
        </w:numPr>
      </w:pPr>
      <w:r w:rsidRPr="004C1089">
        <w:rPr>
          <w:b/>
          <w:bCs/>
        </w:rPr>
        <w:t>Liên kết về hình thức</w:t>
      </w:r>
      <w:r w:rsidRPr="004C1089">
        <w:t>: Sử dụng các phương tiện liên kết như:</w:t>
      </w:r>
    </w:p>
    <w:p w14:paraId="5B73E8A2" w14:textId="76E8EF89" w:rsidR="004C1089" w:rsidRDefault="004C1089" w:rsidP="004C1089">
      <w:pPr>
        <w:pStyle w:val="ListParagraph"/>
        <w:numPr>
          <w:ilvl w:val="1"/>
          <w:numId w:val="13"/>
        </w:numPr>
      </w:pPr>
      <w:r w:rsidRPr="000E3DF0">
        <w:rPr>
          <w:b/>
          <w:bCs/>
        </w:rPr>
        <w:t>Từ nối</w:t>
      </w:r>
      <w:r w:rsidRPr="004C1089">
        <w:t>: "vì vậy", "tuy nhiên", "hơn nữa"... giúp thể hiện mối quan hệ giữa các câu, đoạn văn.</w:t>
      </w:r>
    </w:p>
    <w:p w14:paraId="6DC66E25" w14:textId="66971952" w:rsidR="000E3DF0" w:rsidRDefault="000E3DF0" w:rsidP="000E3DF0">
      <w:pPr>
        <w:pStyle w:val="ListParagraph"/>
        <w:numPr>
          <w:ilvl w:val="1"/>
          <w:numId w:val="13"/>
        </w:numPr>
      </w:pPr>
      <w:r w:rsidRPr="000E3DF0">
        <w:rPr>
          <w:b/>
          <w:bCs/>
        </w:rPr>
        <w:t>Câu hỏi - đáp</w:t>
      </w:r>
      <w:r>
        <w:t>: tạo sự tương tác, thu hút sự chú ý của người đọc.</w:t>
      </w:r>
    </w:p>
    <w:p w14:paraId="7391E82B" w14:textId="0F6F8EB7" w:rsidR="000E3DF0" w:rsidRDefault="000E3DF0" w:rsidP="000E3DF0">
      <w:pPr>
        <w:pStyle w:val="ListParagraph"/>
        <w:numPr>
          <w:ilvl w:val="1"/>
          <w:numId w:val="13"/>
        </w:numPr>
      </w:pPr>
      <w:r w:rsidRPr="000E3DF0">
        <w:rPr>
          <w:b/>
          <w:bCs/>
        </w:rPr>
        <w:t>Lặp từ ngữ</w:t>
      </w:r>
      <w:r>
        <w:t>: lặp lại một từ ngữ quan trọng để nhấn mạnh ý tưởng.</w:t>
      </w:r>
    </w:p>
    <w:p w14:paraId="613A5FEA" w14:textId="1CA2C65C" w:rsidR="004C1089" w:rsidRDefault="000E3DF0" w:rsidP="000E3DF0">
      <w:pPr>
        <w:pStyle w:val="ListParagraph"/>
        <w:numPr>
          <w:ilvl w:val="1"/>
          <w:numId w:val="13"/>
        </w:numPr>
      </w:pPr>
      <w:r w:rsidRPr="000E3DF0">
        <w:rPr>
          <w:b/>
          <w:bCs/>
        </w:rPr>
        <w:t>Dấu câu</w:t>
      </w:r>
      <w:r>
        <w:t>: sử dụng dấu chấm, dấu phẩy, dấu hai chấm... để phân cách các câu, đoạn văn, tạo nhịp điệu cho văn bản.</w:t>
      </w:r>
    </w:p>
    <w:p w14:paraId="2BA08A98" w14:textId="1227F698" w:rsidR="000E3DF0" w:rsidRDefault="000E3DF0" w:rsidP="000E3DF0">
      <w:pPr>
        <w:pStyle w:val="ListParagraph"/>
        <w:numPr>
          <w:ilvl w:val="0"/>
          <w:numId w:val="12"/>
        </w:numPr>
      </w:pPr>
      <w:r>
        <w:t>Quy tắc cơ bản khi soạn thảo văn bản.</w:t>
      </w:r>
    </w:p>
    <w:p w14:paraId="222BF2B2" w14:textId="5662B757" w:rsidR="000E3DF0" w:rsidRDefault="000E3DF0" w:rsidP="000E3DF0">
      <w:pPr>
        <w:pStyle w:val="ListParagraph"/>
        <w:numPr>
          <w:ilvl w:val="0"/>
          <w:numId w:val="13"/>
        </w:numPr>
      </w:pPr>
      <w:r w:rsidRPr="000E3DF0">
        <w:t>Khái niệm ký tự, từ, câu, dòng, đoạn, phân đoạn, trang.</w:t>
      </w:r>
    </w:p>
    <w:p w14:paraId="24205874" w14:textId="0880AFA4" w:rsidR="000E3DF0" w:rsidRDefault="00375BEE" w:rsidP="000E3DF0">
      <w:pPr>
        <w:pStyle w:val="ListParagraph"/>
        <w:numPr>
          <w:ilvl w:val="0"/>
          <w:numId w:val="13"/>
        </w:numPr>
      </w:pPr>
      <w:r w:rsidRPr="00375BEE">
        <w:t>Nguyên tắc tự xuống dòng của từ</w:t>
      </w:r>
      <w:r>
        <w:t>.</w:t>
      </w:r>
    </w:p>
    <w:p w14:paraId="4BDEEB23" w14:textId="69CA7418" w:rsidR="00375BEE" w:rsidRDefault="00375BEE" w:rsidP="000E3DF0">
      <w:pPr>
        <w:pStyle w:val="ListParagraph"/>
        <w:numPr>
          <w:ilvl w:val="0"/>
          <w:numId w:val="13"/>
        </w:numPr>
      </w:pPr>
      <w:r w:rsidRPr="00375BEE">
        <w:t>Không sử dụng dấu trắng đầu dòng cho việc căn chỉnh lề.</w:t>
      </w:r>
    </w:p>
    <w:p w14:paraId="16D49D9B" w14:textId="0D6A5228" w:rsidR="00375BEE" w:rsidRDefault="00375BEE" w:rsidP="000E3DF0">
      <w:pPr>
        <w:pStyle w:val="ListParagraph"/>
        <w:numPr>
          <w:ilvl w:val="0"/>
          <w:numId w:val="13"/>
        </w:numPr>
      </w:pPr>
      <w:r w:rsidRPr="00375BEE">
        <w:t>Các dấu ngắt câu như chấm (.), phẩy (,), hai chấm (:), chấm phảy (;), chấm than (!), hỏi chấm (?) phải được gõ sát vào từ đứng trước nó, tiếp theo là một dấu trắng nếu sau đó vẫn còn nội dung.</w:t>
      </w:r>
    </w:p>
    <w:p w14:paraId="42DE835A" w14:textId="53F95C5A" w:rsidR="00375BEE" w:rsidRDefault="00375BEE" w:rsidP="000E3DF0">
      <w:pPr>
        <w:pStyle w:val="ListParagraph"/>
        <w:numPr>
          <w:ilvl w:val="0"/>
          <w:numId w:val="13"/>
        </w:numPr>
      </w:pPr>
      <w:r w:rsidRPr="00375BEE">
        <w:t>Các dấu mở ngoặc và mở nháy đều phải được hiểu là ký tự đầu từ, do đó ký tự tiếp theo phải viết sát vào bên phải của các dấu này. Tương tự, các dấu đóng ngoặc và đóng nháy phải hiểu là ký tự cuối từ và được viết sát vào bên phải của ký tự cuối cùng của từ bên trái.</w:t>
      </w:r>
    </w:p>
    <w:p w14:paraId="2058BE0A" w14:textId="17E7A387" w:rsidR="00375BEE" w:rsidRDefault="00375BEE" w:rsidP="000E3DF0">
      <w:pPr>
        <w:pStyle w:val="ListParagraph"/>
        <w:numPr>
          <w:ilvl w:val="0"/>
          <w:numId w:val="13"/>
        </w:numPr>
      </w:pPr>
      <w:r w:rsidRPr="00375BEE">
        <w:t>Chọn kích thước và căn lề theo đúng chuẩn</w:t>
      </w:r>
      <w:r>
        <w:t>.</w:t>
      </w:r>
    </w:p>
    <w:p w14:paraId="2C792705" w14:textId="08F88643" w:rsidR="00375BEE" w:rsidRDefault="00375BEE" w:rsidP="000E3DF0">
      <w:pPr>
        <w:pStyle w:val="ListParagraph"/>
        <w:numPr>
          <w:ilvl w:val="0"/>
          <w:numId w:val="13"/>
        </w:numPr>
      </w:pPr>
      <w:r w:rsidRPr="00375BEE">
        <w:t>Đặt khoảng cách dòng phù hợp</w:t>
      </w:r>
      <w:r>
        <w:t>.</w:t>
      </w:r>
    </w:p>
    <w:p w14:paraId="41436838" w14:textId="1D5094A9" w:rsidR="00375BEE" w:rsidRDefault="00375BEE" w:rsidP="000E3DF0">
      <w:pPr>
        <w:pStyle w:val="ListParagraph"/>
        <w:numPr>
          <w:ilvl w:val="0"/>
          <w:numId w:val="13"/>
        </w:numPr>
      </w:pPr>
      <w:r w:rsidRPr="00375BEE">
        <w:t>Chú ý tới các phần được ngắt</w:t>
      </w:r>
      <w:r>
        <w:t>.</w:t>
      </w:r>
    </w:p>
    <w:p w14:paraId="3763EC37" w14:textId="0BEA5343" w:rsidR="00375BEE" w:rsidRDefault="00375BEE" w:rsidP="000E3DF0">
      <w:pPr>
        <w:pStyle w:val="ListParagraph"/>
        <w:numPr>
          <w:ilvl w:val="0"/>
          <w:numId w:val="13"/>
        </w:numPr>
      </w:pPr>
      <w:r w:rsidRPr="00375BEE">
        <w:t>Chia nhỏ văn bản và đặt tiêu đề</w:t>
      </w:r>
      <w:r>
        <w:t>.</w:t>
      </w:r>
    </w:p>
    <w:p w14:paraId="4A6A21D8" w14:textId="4A8F7F30" w:rsidR="00375BEE" w:rsidRDefault="00375BEE" w:rsidP="000E3DF0">
      <w:pPr>
        <w:pStyle w:val="ListParagraph"/>
        <w:numPr>
          <w:ilvl w:val="0"/>
          <w:numId w:val="13"/>
        </w:numPr>
      </w:pPr>
      <w:r w:rsidRPr="00375BEE">
        <w:t>Sau dấu hai chấm, có thể viết hoa, có thể không viết hoa, tùy thuộc từng trường hợp.</w:t>
      </w:r>
    </w:p>
    <w:p w14:paraId="30B07D52" w14:textId="3BBB2FC9" w:rsidR="00375BEE" w:rsidRPr="00422B9E" w:rsidRDefault="00375BEE" w:rsidP="00375BEE">
      <w:pPr>
        <w:pStyle w:val="ListParagraph"/>
        <w:numPr>
          <w:ilvl w:val="0"/>
          <w:numId w:val="13"/>
        </w:numPr>
      </w:pPr>
      <w:r w:rsidRPr="00375BEE">
        <w:t>Không viết hoa trong trường hợp cần giải thích, thuyết minh cho một phần trong câu.</w:t>
      </w:r>
      <w:r>
        <w:br w:type="page"/>
      </w:r>
    </w:p>
    <w:p w14:paraId="116CCC42" w14:textId="440728FE" w:rsidR="007D1B0E" w:rsidRDefault="007D1B0E" w:rsidP="00934584">
      <w:pPr>
        <w:pStyle w:val="Heading1"/>
      </w:pPr>
      <w:bookmarkStart w:id="117" w:name="_Toc184215588"/>
      <w:r>
        <w:lastRenderedPageBreak/>
        <w:t>Câu 2:</w:t>
      </w:r>
      <w:bookmarkEnd w:id="117"/>
    </w:p>
    <w:p w14:paraId="15E4C30A" w14:textId="2F04C2A6" w:rsidR="007D1B0E" w:rsidRPr="002F6978" w:rsidRDefault="008271E0" w:rsidP="008271E0">
      <w:pPr>
        <w:pStyle w:val="Heading2"/>
        <w:numPr>
          <w:ilvl w:val="0"/>
          <w:numId w:val="3"/>
        </w:numPr>
        <w:jc w:val="center"/>
        <w:rPr>
          <w:spacing w:val="40"/>
        </w:rPr>
      </w:pPr>
      <w:bookmarkStart w:id="118" w:name="_Toc184215589"/>
      <w:r w:rsidRPr="002F6978">
        <w:rPr>
          <w:spacing w:val="40"/>
        </w:rPr>
        <w:t>GIỚI THIỆU</w:t>
      </w:r>
      <w:bookmarkEnd w:id="118"/>
    </w:p>
    <w:p w14:paraId="041B1FEB" w14:textId="66811CB3" w:rsidR="007D1B0E" w:rsidRDefault="007D1B0E" w:rsidP="007D1B0E">
      <w:pPr>
        <w:pStyle w:val="Heading3"/>
        <w:numPr>
          <w:ilvl w:val="1"/>
          <w:numId w:val="1"/>
        </w:numPr>
      </w:pPr>
      <w:bookmarkStart w:id="119" w:name="_Toc184215590"/>
      <w:r>
        <w:t>Học viện Công nghệ Bưu chính Viễn thông</w:t>
      </w:r>
      <w:bookmarkEnd w:id="119"/>
    </w:p>
    <w:p w14:paraId="0236F4F8" w14:textId="165E898A" w:rsidR="008426A3" w:rsidRPr="008426A3" w:rsidRDefault="008426A3" w:rsidP="00A826CB">
      <w:pPr>
        <w:pStyle w:val="ListParagraph"/>
        <w:numPr>
          <w:ilvl w:val="2"/>
          <w:numId w:val="3"/>
        </w:numPr>
        <w:outlineLvl w:val="3"/>
      </w:pPr>
      <w:bookmarkStart w:id="120" w:name="_Toc184215591"/>
      <w:r>
        <w:t>Lịch sử - Truyền thống</w:t>
      </w:r>
      <w:bookmarkEnd w:id="120"/>
    </w:p>
    <w:p w14:paraId="1FA42036" w14:textId="77777777" w:rsidR="007D1B0E" w:rsidRDefault="00992E15" w:rsidP="0080379C">
      <w:pPr>
        <w:ind w:left="357" w:firstLine="851"/>
      </w:pPr>
      <w:hyperlink r:id="rId16" w:history="1">
        <w:r w:rsidR="007D1B0E" w:rsidRPr="00366AAF">
          <w:rPr>
            <w:rStyle w:val="Hyperlink"/>
          </w:rPr>
          <w:t>Học viện Công nghệ Bưu chính Viễn thông</w:t>
        </w:r>
      </w:hyperlink>
      <w:r w:rsidR="007D1B0E" w:rsidRPr="0000086F">
        <w:t xml:space="preserve"> được thành lập theo quyết định số 516/TTg của Thủ tướng Chính phủ ngày 11 tháng 7 năm 1997 trên cơ sở sắp xếp lại 4 đơn vị thành viên thuộc Tổng Công ty Bưu chính Viễn thông Việt Nam, nay là Tập đoàn Bưu chính Viễn thông Việt Nam là Viện Khoa học Kỹ thuật Bưu điện, Viện Kinh tế Bưu điện, Trung tâm đào tạo Bưu chính Viễn thông 1 và 2. Các đơn vị tiền thân của Học viện là những đơn vị có bề dày lịch sử hình thành và phát triển với xuất phát điểm từ Trường Đại học Bưu điện 1953.</w:t>
      </w:r>
    </w:p>
    <w:p w14:paraId="41D9CE1C" w14:textId="77777777" w:rsidR="007D5D91" w:rsidRDefault="007D1B0E" w:rsidP="007D5D91">
      <w:pPr>
        <w:keepNext/>
        <w:ind w:left="357"/>
      </w:pPr>
      <w:r>
        <w:rPr>
          <w:noProof/>
        </w:rPr>
        <w:drawing>
          <wp:inline distT="0" distB="0" distL="0" distR="0" wp14:anchorId="15237F71" wp14:editId="1E5DC0E2">
            <wp:extent cx="5207430" cy="3472194"/>
            <wp:effectExtent l="0" t="0" r="0" b="0"/>
            <wp:docPr id="2" name="Picture 2" descr="A tall building with columns and a s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all building with columns and a sign&#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4058" cy="3476613"/>
                    </a:xfrm>
                    <a:prstGeom prst="rect">
                      <a:avLst/>
                    </a:prstGeom>
                  </pic:spPr>
                </pic:pic>
              </a:graphicData>
            </a:graphic>
          </wp:inline>
        </w:drawing>
      </w:r>
    </w:p>
    <w:p w14:paraId="7674870A" w14:textId="298CAD27" w:rsidR="007D1B0E" w:rsidRDefault="007D5D91" w:rsidP="007D5D91">
      <w:pPr>
        <w:pStyle w:val="Caption"/>
        <w:jc w:val="center"/>
      </w:pPr>
      <w:bookmarkStart w:id="121" w:name="_Toc184139336"/>
      <w:bookmarkStart w:id="122" w:name="_Toc184166015"/>
      <w:r>
        <w:t xml:space="preserve">Hình  </w:t>
      </w:r>
      <w:fldSimple w:instr=" STYLEREF 3 \s ">
        <w:r w:rsidR="004911D5">
          <w:rPr>
            <w:noProof/>
          </w:rPr>
          <w:t>1.1</w:t>
        </w:r>
      </w:fldSimple>
      <w:r w:rsidR="009C13CC">
        <w:t>.</w:t>
      </w:r>
      <w:fldSimple w:instr=" SEQ Hình_ \* ARABIC \s 3 ">
        <w:r w:rsidR="004911D5">
          <w:rPr>
            <w:noProof/>
          </w:rPr>
          <w:t>1</w:t>
        </w:r>
      </w:fldSimple>
      <w:r>
        <w:t xml:space="preserve"> Toà A2</w:t>
      </w:r>
      <w:bookmarkEnd w:id="121"/>
      <w:bookmarkEnd w:id="122"/>
    </w:p>
    <w:p w14:paraId="55CDA402" w14:textId="77777777" w:rsidR="007D1B0E" w:rsidRPr="0000086F" w:rsidRDefault="007D1B0E">
      <w:pPr>
        <w:ind w:left="357" w:firstLine="851"/>
        <w:pPrChange w:id="123" w:author="Unknown" w:date="2024-12-04T01:25:00Z">
          <w:pPr>
            <w:ind w:left="357"/>
          </w:pPr>
        </w:pPrChange>
      </w:pPr>
      <w:r w:rsidRPr="0000086F">
        <w:t>Từ ngày 1/7/2014, thực hiện Quyết định của Thủ tướng Chính phủ, Bộ trưởng Bộ Thông tin và Truyền thông đã ban hành Quyết định số 878/QĐ-BTTTT điều chuyển quyền quản lý Học viện từ Tập đoàn Bưu chính Viễn thông Việt Nam về Bộ Thông tin và Truyền thông. Học viện Công nghệ Bưu chính Viễn thông là đơn vị sự nghiệp trực thuộc Bộ. Là trường đại học, đơn vị nghiên cứu, phát triển nguồn nhân lực trọng điểm của Ngành Thông tin và Truyền thông.</w:t>
      </w:r>
    </w:p>
    <w:p w14:paraId="4D19CEA5" w14:textId="77777777" w:rsidR="007D1B0E" w:rsidRPr="0000086F" w:rsidRDefault="007D1B0E">
      <w:pPr>
        <w:ind w:left="357" w:firstLine="851"/>
        <w:pPrChange w:id="124" w:author="Unknown" w:date="2024-12-04T01:25:00Z">
          <w:pPr>
            <w:ind w:left="357"/>
          </w:pPr>
        </w:pPrChange>
      </w:pPr>
      <w:r w:rsidRPr="0000086F">
        <w:lastRenderedPageBreak/>
        <w:t>Với vị thế là đơn vị đào tạo, nghiên cứu trọng điểm, chủ lực của Ngành Thông tin và Truyền thông Việt Nam, là trường đại học trọng điểm quốc gia trong lĩnh vực ICT</w:t>
      </w:r>
      <w:r>
        <w:rPr>
          <w:rStyle w:val="FootnoteReference"/>
        </w:rPr>
        <w:footnoteReference w:id="1"/>
      </w:r>
      <w:r w:rsidRPr="0000086F">
        <w:t>, những thành tựu trong gắn kết giữa Nghiên cứu – Đào tạo – Sản xuất kinh doanh năng lực, quy mô phát triển của Học viện hôm nay, Học viện sẽ có những đóng góp hiệu quả phục vụ sự phát triển chung của Ngành Thông tin và truyền thông và sự nghiệp xây dựng, bảo vệ tổ quốc, góp phần để đất nước, để Ngành Thông tin và truyền thông Việt Nam có sự tự chủ, độc lập về khoa học công nghệ và nguồn nhân lực, qua đó tự tin cạnh tranh với các đối thủ lớn và sánh vai với các cường quốc trên thế giới.</w:t>
      </w:r>
    </w:p>
    <w:p w14:paraId="72197BB0" w14:textId="77777777" w:rsidR="007D1B0E" w:rsidRDefault="007D1B0E">
      <w:pPr>
        <w:ind w:left="357" w:firstLine="851"/>
        <w:pPrChange w:id="125" w:author="Unknown" w:date="2024-12-04T01:25:00Z">
          <w:pPr>
            <w:ind w:left="357"/>
          </w:pPr>
        </w:pPrChange>
      </w:pPr>
      <w:r w:rsidRPr="0000086F">
        <w:t>Là trường Đại học, đơn vị nghiên cứu, phát triển nguồn nhân lực trọng điểm của Ngành Thông tin và Truyền thông. Học viện sẽ có những đóng góp hiệu quả phục vụ sự phát triển chung của Ngành và sự nghiệp xây dựng, bảo vệ tổ quốc.</w:t>
      </w:r>
      <w:sdt>
        <w:sdtPr>
          <w:id w:val="-103347140"/>
          <w:citation/>
        </w:sdtPr>
        <w:sdtEndPr/>
        <w:sdtContent>
          <w:r>
            <w:fldChar w:fldCharType="begin"/>
          </w:r>
          <w:r>
            <w:instrText xml:space="preserve"> CITATION PTI \l 1033 </w:instrText>
          </w:r>
          <w:r>
            <w:fldChar w:fldCharType="separate"/>
          </w:r>
          <w:r>
            <w:rPr>
              <w:noProof/>
            </w:rPr>
            <w:t xml:space="preserve"> </w:t>
          </w:r>
          <w:r w:rsidRPr="00F258E3">
            <w:rPr>
              <w:noProof/>
            </w:rPr>
            <w:t>[1]</w:t>
          </w:r>
          <w:r>
            <w:fldChar w:fldCharType="end"/>
          </w:r>
        </w:sdtContent>
      </w:sdt>
    </w:p>
    <w:p w14:paraId="56AAF06B" w14:textId="77777777" w:rsidR="007D1B0E" w:rsidRDefault="007D1B0E" w:rsidP="007D1B0E">
      <w:pPr>
        <w:keepNext/>
        <w:ind w:left="357"/>
      </w:pPr>
      <w:r>
        <w:rPr>
          <w:noProof/>
        </w:rPr>
        <w:drawing>
          <wp:inline distT="0" distB="0" distL="0" distR="0" wp14:anchorId="6B3C0A93" wp14:editId="495ADD83">
            <wp:extent cx="5355233" cy="296792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b="11467"/>
                    <a:stretch/>
                  </pic:blipFill>
                  <pic:spPr bwMode="auto">
                    <a:xfrm>
                      <a:off x="0" y="0"/>
                      <a:ext cx="5355233" cy="2967926"/>
                    </a:xfrm>
                    <a:prstGeom prst="rect">
                      <a:avLst/>
                    </a:prstGeom>
                    <a:ln>
                      <a:noFill/>
                    </a:ln>
                    <a:extLst>
                      <a:ext uri="{53640926-AAD7-44D8-BBD7-CCE9431645EC}">
                        <a14:shadowObscured xmlns:a14="http://schemas.microsoft.com/office/drawing/2010/main"/>
                      </a:ext>
                    </a:extLst>
                  </pic:spPr>
                </pic:pic>
              </a:graphicData>
            </a:graphic>
          </wp:inline>
        </w:drawing>
      </w:r>
    </w:p>
    <w:p w14:paraId="76D61ED8" w14:textId="2BE61CE0" w:rsidR="007D1B0E" w:rsidRDefault="007D1B0E" w:rsidP="007D1B0E">
      <w:pPr>
        <w:pStyle w:val="Caption"/>
        <w:jc w:val="center"/>
      </w:pPr>
      <w:bookmarkStart w:id="126" w:name="_Toc184139337"/>
      <w:bookmarkStart w:id="127" w:name="_Toc184166016"/>
      <w:r>
        <w:t xml:space="preserve">Hình  </w:t>
      </w:r>
      <w:fldSimple w:instr=" STYLEREF 3 \s ">
        <w:r w:rsidR="004911D5">
          <w:rPr>
            <w:noProof/>
          </w:rPr>
          <w:t>1.1</w:t>
        </w:r>
      </w:fldSimple>
      <w:r w:rsidR="009C13CC">
        <w:t>.</w:t>
      </w:r>
      <w:fldSimple w:instr=" SEQ Hình_ \* ARABIC \s 3 ">
        <w:r w:rsidR="004911D5">
          <w:rPr>
            <w:noProof/>
          </w:rPr>
          <w:t>2</w:t>
        </w:r>
      </w:fldSimple>
      <w:r>
        <w:t xml:space="preserve"> Giám đốc học viện</w:t>
      </w:r>
      <w:bookmarkEnd w:id="126"/>
      <w:bookmarkEnd w:id="127"/>
    </w:p>
    <w:p w14:paraId="0F6A4CD7" w14:textId="77777777" w:rsidR="007D1B0E" w:rsidRDefault="007D1B0E" w:rsidP="007D1B0E">
      <w:pPr>
        <w:pStyle w:val="ListParagraph"/>
        <w:numPr>
          <w:ilvl w:val="0"/>
          <w:numId w:val="2"/>
        </w:numPr>
        <w:ind w:left="714" w:hanging="357"/>
      </w:pPr>
      <w:r>
        <w:t>Tầm nhìn đ</w:t>
      </w:r>
      <w:r w:rsidRPr="009E1CFC">
        <w:t>ến năm 2030, Học viện Công nghệ Bưu chính Viễn thông là trường đại học hàng đầu Việt Nam về quy mô, chất lượng đào tạo</w:t>
      </w:r>
      <w:r>
        <w:t>.</w:t>
      </w:r>
    </w:p>
    <w:p w14:paraId="7C129E0E" w14:textId="77777777" w:rsidR="007D1B0E" w:rsidRDefault="007D1B0E" w:rsidP="007D1B0E">
      <w:pPr>
        <w:pStyle w:val="ListParagraph"/>
        <w:numPr>
          <w:ilvl w:val="0"/>
          <w:numId w:val="2"/>
        </w:numPr>
        <w:ind w:left="714" w:hanging="357"/>
      </w:pPr>
      <w:r w:rsidRPr="006B3C5F">
        <w:t>Sứ mạng</w:t>
      </w:r>
      <w:r>
        <w:t xml:space="preserve"> s</w:t>
      </w:r>
      <w:r w:rsidRPr="006B3C5F">
        <w:t>áng tạo và chuyển giao tri thức cho xã hội thông qua việc gắn kết các hoạt động đào tạo nguồn nhân lực chất lượng cao</w:t>
      </w:r>
      <w:r>
        <w:t>.</w:t>
      </w:r>
    </w:p>
    <w:p w14:paraId="71468A00" w14:textId="41612329" w:rsidR="007D1B0E" w:rsidRDefault="007D1B0E" w:rsidP="007D1B0E">
      <w:pPr>
        <w:pStyle w:val="ListParagraph"/>
        <w:numPr>
          <w:ilvl w:val="0"/>
          <w:numId w:val="2"/>
        </w:numPr>
        <w:ind w:left="714" w:hanging="357"/>
      </w:pPr>
      <w:r w:rsidRPr="006B3C5F">
        <w:t>Giá trị cốt lõi</w:t>
      </w:r>
      <w:r>
        <w:t xml:space="preserve">: </w:t>
      </w:r>
      <w:r w:rsidRPr="006B3C5F">
        <w:t>Tiên phong – Sáng tạo; Chất lượng – Hiệu quả; Uy tín – Trách nhiệm; Tận tụy – Nghĩa tình.</w:t>
      </w:r>
    </w:p>
    <w:p w14:paraId="468EC2FF" w14:textId="138157E9" w:rsidR="008426A3" w:rsidRDefault="00A70B3F" w:rsidP="00A826CB">
      <w:pPr>
        <w:pStyle w:val="ListParagraph"/>
        <w:numPr>
          <w:ilvl w:val="2"/>
          <w:numId w:val="3"/>
        </w:numPr>
        <w:outlineLvl w:val="3"/>
      </w:pPr>
      <w:bookmarkStart w:id="128" w:name="_Toc184215592"/>
      <w:r>
        <w:t>Tầm nhìn – Sứ mạng</w:t>
      </w:r>
      <w:bookmarkEnd w:id="128"/>
    </w:p>
    <w:p w14:paraId="6B867DF6" w14:textId="77777777" w:rsidR="00DC5454" w:rsidRPr="00DC5454" w:rsidRDefault="00DC5454" w:rsidP="00DC5454">
      <w:pPr>
        <w:pStyle w:val="ListParagraph"/>
        <w:ind w:left="1224"/>
        <w:rPr>
          <w:b/>
          <w:bCs/>
        </w:rPr>
      </w:pPr>
      <w:r w:rsidRPr="00DC5454">
        <w:rPr>
          <w:b/>
          <w:bCs/>
        </w:rPr>
        <w:t>Tầm nhìn</w:t>
      </w:r>
    </w:p>
    <w:p w14:paraId="219B3723" w14:textId="77777777" w:rsidR="00DC5454" w:rsidRDefault="00DC5454" w:rsidP="00A959CF">
      <w:pPr>
        <w:pStyle w:val="ListParagraph"/>
        <w:spacing w:before="120" w:after="120"/>
        <w:ind w:left="1225" w:firstLine="851"/>
        <w:jc w:val="both"/>
      </w:pPr>
      <w:r>
        <w:lastRenderedPageBreak/>
        <w:t>Đến năm 2030, Học viện Công nghệ Bưu chính Viễn thông là trường đại học hàng đầu Việt Nam về quy mô, chất lượng đào tạo, nghiên cứu khoa học; là hình mẫu tiên phong về chuyển đổi số trong giáo dục đại học, trở thành trường đại học hàng đầu của khu vực, nằm trong nhóm trường đại học hàng đầu châu Á, nhóm 5 trường đại học hàng đầu Đông Nam Á về công nghệ số.</w:t>
      </w:r>
    </w:p>
    <w:p w14:paraId="5A9EFB6D" w14:textId="77777777" w:rsidR="00DC5454" w:rsidRPr="00DC5454" w:rsidRDefault="00DC5454" w:rsidP="00DC5454">
      <w:pPr>
        <w:pStyle w:val="ListParagraph"/>
        <w:ind w:left="1224"/>
        <w:rPr>
          <w:b/>
          <w:bCs/>
        </w:rPr>
      </w:pPr>
      <w:r w:rsidRPr="00DC5454">
        <w:rPr>
          <w:b/>
          <w:bCs/>
        </w:rPr>
        <w:t>Sứ mạng</w:t>
      </w:r>
    </w:p>
    <w:p w14:paraId="202069E7" w14:textId="77777777" w:rsidR="00DC5454" w:rsidRDefault="00DC5454" w:rsidP="00A959CF">
      <w:pPr>
        <w:pStyle w:val="ListParagraph"/>
        <w:spacing w:before="120" w:after="120"/>
        <w:ind w:left="1225" w:firstLine="851"/>
        <w:jc w:val="both"/>
      </w:pPr>
      <w:r>
        <w:t>Sáng tạo và chuyển giao tri thức cho xã hội thông qua việc gắn kết các hoạt động đào tạo nguồn nhân lực chất lượng cao, nghiên cứu khoa học và chuyển giao công nghệ trong lĩnh vực thông tin, truyền thông và công nghệ số, góp phần xây dựng đất nước Việt Nam hùng cường.</w:t>
      </w:r>
    </w:p>
    <w:p w14:paraId="168B8C93" w14:textId="77777777" w:rsidR="00DC5454" w:rsidRPr="00DC5454" w:rsidRDefault="00DC5454" w:rsidP="00DC5454">
      <w:pPr>
        <w:pStyle w:val="ListParagraph"/>
        <w:ind w:left="1224"/>
        <w:rPr>
          <w:b/>
          <w:bCs/>
        </w:rPr>
      </w:pPr>
      <w:r w:rsidRPr="00DC5454">
        <w:rPr>
          <w:b/>
          <w:bCs/>
        </w:rPr>
        <w:t>Giá trị cốt lõi</w:t>
      </w:r>
    </w:p>
    <w:p w14:paraId="6570D4D4" w14:textId="1B21D057" w:rsidR="00DC5454" w:rsidRDefault="00DC5454" w:rsidP="00A959CF">
      <w:pPr>
        <w:pStyle w:val="ListParagraph"/>
        <w:spacing w:before="120" w:after="120"/>
        <w:ind w:left="1225" w:firstLine="851"/>
        <w:jc w:val="both"/>
      </w:pPr>
      <w:r>
        <w:t>Tiên phong – Sáng tạo; Chất lượng – Hiệu quả; Uy tín – Trách nhiệm; Tận tụy – Nghĩa tình.</w:t>
      </w:r>
    </w:p>
    <w:p w14:paraId="087DCD17" w14:textId="50312DFE" w:rsidR="00DC5454" w:rsidRDefault="00DC5454" w:rsidP="00A959CF">
      <w:pPr>
        <w:pStyle w:val="ListParagraph"/>
        <w:spacing w:before="120" w:after="120"/>
        <w:ind w:left="1225" w:firstLine="851"/>
        <w:jc w:val="both"/>
      </w:pPr>
      <w:r>
        <w:t>Đây là phương châm xuyên suốt định hướng cho các hoạt động đào tạo, nghiên cứu của Học viện hướng tới mục tiêu đào tạo ra những con người “vừa có tài vừa có đức” để đóng góp cho sự phát triển chung của ngành, của đất nước, của nhân loại.</w:t>
      </w:r>
    </w:p>
    <w:p w14:paraId="5642050C" w14:textId="42E78AF9" w:rsidR="00DC5454" w:rsidRDefault="00DC5454" w:rsidP="00264DA0">
      <w:pPr>
        <w:pStyle w:val="ListParagraph"/>
        <w:ind w:left="1224"/>
      </w:pPr>
      <w:r>
        <w:t>Trong đó:</w:t>
      </w:r>
    </w:p>
    <w:p w14:paraId="3DC879BF" w14:textId="77777777" w:rsidR="00DC5454" w:rsidRDefault="00DC5454" w:rsidP="00DC5454">
      <w:pPr>
        <w:pStyle w:val="ListParagraph"/>
        <w:ind w:left="1224"/>
      </w:pPr>
      <w:r w:rsidRPr="00DC5454">
        <w:rPr>
          <w:b/>
          <w:bCs/>
        </w:rPr>
        <w:t>Tri thức</w:t>
      </w:r>
      <w:r>
        <w:t>: Tri thức là tài sản lớn nhất của một trường đại học trong vai trò là trung tâm đào tạo nguồn nhân lực chất lượng cao. Mỗi cá nhân muốn thành tài tất yếu phải trải qua quá trình tích lũy tri thức. Sáng tạo và chuyển giao tri thức là sứ mệnh của Học viện Công nghệ Bưu chính Viễn thông. Vì vậy, yêu cầu đầu tiên trong quá trình giáo dục tại Học viện là giúp người học tích lũy đủ về tri thức.</w:t>
      </w:r>
    </w:p>
    <w:p w14:paraId="4EF36CCD" w14:textId="77777777" w:rsidR="00DC5454" w:rsidRDefault="00DC5454" w:rsidP="00DC5454">
      <w:pPr>
        <w:pStyle w:val="ListParagraph"/>
        <w:ind w:left="1224"/>
      </w:pPr>
      <w:r>
        <w:t>Sáng tạo: Sáng tạo là khả năng tạo ra cái mới và có ích cho thực tiễn từ những tri thức mà con người tích lũy được. Sáng tạo là cách sử dụng tri thức, vận dụng tri thức để hiểu được, quản lý được và dự báo được những thay đổi đang diễn ra trong xã hội. Điều này đặc biệt quan trọng khi xã hội đang thay đổi ngày một nhanh chóng như hiện nay.</w:t>
      </w:r>
    </w:p>
    <w:p w14:paraId="6BA1DB32" w14:textId="77777777" w:rsidR="00DC5454" w:rsidRDefault="00DC5454" w:rsidP="00DC5454">
      <w:pPr>
        <w:pStyle w:val="ListParagraph"/>
        <w:ind w:left="1224"/>
      </w:pPr>
      <w:r w:rsidRPr="00DC5454">
        <w:rPr>
          <w:b/>
          <w:bCs/>
        </w:rPr>
        <w:t>Đạo đức</w:t>
      </w:r>
      <w:r>
        <w:t>: Đạo đức là những chuẩn mực tốt đẹp trong tính cách của con người, mang đậm giá trị truyền thông tốt đẹp của con người nói chung và người Việt Nam nói riêng. Hoạt động đào tạo của Học viện hướng tới tạo ra những con người mang đậm giá trị văn hóa của dân tộc, của ngành trong hoạt động giáo dục của Học viện Công nghệ Bưu chính Viễn thông.</w:t>
      </w:r>
    </w:p>
    <w:p w14:paraId="5F177FE8" w14:textId="41BC4E0C" w:rsidR="00264DA0" w:rsidRDefault="00DC5454" w:rsidP="00EA26AB">
      <w:pPr>
        <w:pStyle w:val="ListParagraph"/>
        <w:ind w:left="1224"/>
      </w:pPr>
      <w:r w:rsidRPr="00DC5454">
        <w:rPr>
          <w:b/>
          <w:bCs/>
        </w:rPr>
        <w:lastRenderedPageBreak/>
        <w:t>Trách nhiệm</w:t>
      </w:r>
      <w:r>
        <w:t>: Trách nhiệm là lý trí quan trọng để mỗi cá nhân trở nên có ích cho xã hội. Giáo dục phải giúp con người biết có trách nhiệm với bản thân, với gia đình, với cộng đồng, với đất nước…</w:t>
      </w:r>
    </w:p>
    <w:p w14:paraId="627CF493" w14:textId="77777777" w:rsidR="00ED5FAE" w:rsidRPr="00ED5FAE" w:rsidRDefault="00ED5FAE" w:rsidP="00ED5FAE">
      <w:pPr>
        <w:pStyle w:val="ListParagraph"/>
        <w:ind w:left="1224"/>
        <w:rPr>
          <w:b/>
          <w:bCs/>
        </w:rPr>
      </w:pPr>
      <w:r w:rsidRPr="00ED5FAE">
        <w:rPr>
          <w:b/>
          <w:bCs/>
        </w:rPr>
        <w:t>Hình khối của logo</w:t>
      </w:r>
    </w:p>
    <w:p w14:paraId="6EBF8696" w14:textId="77777777" w:rsidR="00ED5FAE" w:rsidRDefault="00ED5FAE" w:rsidP="00FE520B">
      <w:pPr>
        <w:pStyle w:val="ListParagraph"/>
        <w:spacing w:before="120" w:after="120" w:line="312" w:lineRule="auto"/>
        <w:ind w:left="1225" w:firstLine="851"/>
        <w:jc w:val="both"/>
      </w:pPr>
      <w:r>
        <w:t>Logo của Học viện thể hiện hình ảnh cô đọng nhất về Học viện. Khối Logo của Học viện bao gồm hình tròn và hình vuông. Theo quan niệm Á Đông, hình tròn tượng trưng cho sự sinh tồn vĩnh cửu của tự nhiên, nói lên sự đầy đủ, thịnh vượng và phát triển. Cũng theo ý nghĩa triết học Phương Đông, logo Học viện thể hiện mối quan hệ cơ bản: Thiên (tròn) – Địa (vuông) – Nhân (Học viện); trong đó Học viện là trung tâm. Cấu trúc logo mở thể hiện Học viện gắn liền với thực tiễn, với xã hội và luôn phát triển không ngừng. Ba vòng tròn quyện vào nhau và chuyển hóa sang nhau thể hiện 3 gắn kết: Đào tạo – Nghiên cứu – Sản xuất Kinh doanh. Hình ảnh quyển sách mở rộng và mô hình cấu trúc nguyên tử: biểu tượng 2 hoạt động chính của Học viện là đào tạo và nghiên cứu Chữ PTIT (tên viết tắt tiếng Anh của Học viện – Posts &amp; Telecoms Institute of Technology) đồng thời là Bưu chính (P), Viễn thông (T) và Công nghệ thông tin (IT) – 3 lĩnh vực nghiên cứu và đào tạo của Học viện</w:t>
      </w:r>
    </w:p>
    <w:p w14:paraId="449B2ADE" w14:textId="77777777" w:rsidR="00ED5FAE" w:rsidRPr="00ED5FAE" w:rsidRDefault="00ED5FAE" w:rsidP="00ED5FAE">
      <w:pPr>
        <w:pStyle w:val="ListParagraph"/>
        <w:ind w:left="1224"/>
        <w:rPr>
          <w:b/>
          <w:bCs/>
        </w:rPr>
      </w:pPr>
      <w:r w:rsidRPr="00ED5FAE">
        <w:rPr>
          <w:b/>
          <w:bCs/>
        </w:rPr>
        <w:t>Màu sắc logo</w:t>
      </w:r>
    </w:p>
    <w:p w14:paraId="726CB88F" w14:textId="162583C8" w:rsidR="00ED5FAE" w:rsidRDefault="00ED5FAE" w:rsidP="00FE520B">
      <w:pPr>
        <w:pStyle w:val="ListParagraph"/>
        <w:spacing w:before="120" w:after="120" w:line="312" w:lineRule="auto"/>
        <w:ind w:left="1225" w:firstLine="851"/>
        <w:jc w:val="both"/>
      </w:pPr>
      <w:r>
        <w:t>Logo Học viện lấy màu đỏ làm chủ đạo và ngôi sao vàng biểu trưng cho cờ Tổ quốc Việt Nam.</w:t>
      </w:r>
    </w:p>
    <w:p w14:paraId="0567DB28" w14:textId="5E52376E" w:rsidR="00ED5FAE" w:rsidRPr="006B3C5F" w:rsidRDefault="00ED5FAE" w:rsidP="00FE520B">
      <w:pPr>
        <w:pStyle w:val="ListParagraph"/>
        <w:spacing w:before="120" w:after="120" w:line="312" w:lineRule="auto"/>
        <w:ind w:left="1225" w:firstLine="851"/>
        <w:jc w:val="both"/>
      </w:pPr>
      <w:r w:rsidRPr="00ED5FAE">
        <w:t>Đến năm 2025, trở thành trường đại học có quy mô và chất lượng đào tạo, nghiên cứu hàng đầu Việt Nam về công nghệ số, là một trong các đơn vị chủ lực cung cấp nhân lực, tri thức, chuyển giao công nghệ phục vụ chuyển đổi số quốc gia. Là cơ sở đào tạo đại học tiên phong trong đổi mới phương thức đào tạo, có hệ sinh thái số gắn kết chặt chẽ giữa nhà trường, sinh viên, doanh nghiệp và xã hội với mô hình quản trị đại học thông minh, thân thiện và chuyên nghiệp.</w:t>
      </w:r>
    </w:p>
    <w:p w14:paraId="3A291936" w14:textId="6786AACF" w:rsidR="007D1B0E" w:rsidRDefault="007D1B0E" w:rsidP="007D1B0E">
      <w:pPr>
        <w:pStyle w:val="Heading3"/>
        <w:numPr>
          <w:ilvl w:val="1"/>
          <w:numId w:val="1"/>
        </w:numPr>
      </w:pPr>
      <w:bookmarkStart w:id="129" w:name="_Toc184215593"/>
      <w:r>
        <w:t>Giới thiệu bản thân</w:t>
      </w:r>
      <w:bookmarkEnd w:id="129"/>
    </w:p>
    <w:p w14:paraId="17F774C1" w14:textId="0C66E41E" w:rsidR="0080379C" w:rsidRDefault="007D1B0E">
      <w:pPr>
        <w:ind w:firstLine="851"/>
        <w:rPr>
          <w:ins w:id="130" w:author="Unknown" w:date="2024-12-04T01:25:00Z"/>
        </w:rPr>
        <w:pPrChange w:id="131" w:author="Unknown" w:date="2024-12-04T01:26:00Z">
          <w:pPr/>
        </w:pPrChange>
      </w:pPr>
      <w:r w:rsidRPr="00F11C8D">
        <w:t xml:space="preserve">Chào mọi người! Mình là </w:t>
      </w:r>
      <w:del w:id="132" w:author="Unknown">
        <w:r w:rsidRPr="00F11C8D" w:rsidDel="00FD385F">
          <w:delText>[Tên của bạn]</w:delText>
        </w:r>
      </w:del>
      <w:ins w:id="133" w:author="Unknown" w:date="2024-12-04T01:26:00Z">
        <w:r w:rsidR="00FD385F">
          <w:t>Nguyễn Đức Thành</w:t>
        </w:r>
      </w:ins>
      <w:r w:rsidRPr="00F11C8D">
        <w:t xml:space="preserve">, sinh viên năm 2 </w:t>
      </w:r>
      <w:del w:id="134" w:author="Unknown">
        <w:r w:rsidRPr="00F11C8D" w:rsidDel="00FD385F">
          <w:delText xml:space="preserve">khoa </w:delText>
        </w:r>
      </w:del>
      <w:r w:rsidRPr="00F11C8D">
        <w:t xml:space="preserve">Công nghệ Thông tin </w:t>
      </w:r>
      <w:ins w:id="135" w:author="Unknown" w:date="2024-12-04T01:27:00Z">
        <w:r w:rsidR="00A35BE4">
          <w:t xml:space="preserve">định hướng ứng dụng </w:t>
        </w:r>
      </w:ins>
      <w:r w:rsidRPr="00F11C8D">
        <w:t xml:space="preserve">tại Học viện Công nghệ Bưu chính Viễn thông (PTIT). Mình lập blog này để chia sẻ những kinh nghiệm </w:t>
      </w:r>
      <w:r w:rsidRPr="00F11C8D">
        <w:lastRenderedPageBreak/>
        <w:t>học tập, những dự án mình đang theo đuổi và cả những góc nhìn cá nhân về ngành công nghệ thông tin đầy thú vị này.</w:t>
      </w:r>
      <w:ins w:id="136" w:author="Unknown" w:date="2024-12-04T01:25:00Z">
        <w:r w:rsidR="0080379C" w:rsidRPr="0080379C">
          <w:t xml:space="preserve"> </w:t>
        </w:r>
      </w:ins>
    </w:p>
    <w:p w14:paraId="1AAF9067" w14:textId="77777777" w:rsidR="0080379C" w:rsidRDefault="0080379C">
      <w:pPr>
        <w:ind w:firstLine="851"/>
        <w:rPr>
          <w:ins w:id="137" w:author="Unknown" w:date="2024-12-04T01:25:00Z"/>
        </w:rPr>
        <w:pPrChange w:id="138" w:author="Unknown" w:date="2024-12-04T01:26:00Z">
          <w:pPr/>
        </w:pPrChange>
      </w:pPr>
      <w:moveToRangeStart w:id="139" w:author="Unknown" w:date="2024-12-04T01:25:00Z" w:name="move184167959"/>
      <w:moveTo w:id="140" w:author="Unknown" w:date="2024-12-04T01:25:00Z">
        <w:r w:rsidRPr="00F11C8D">
          <w:t>Mình bắt đầu yêu thích công nghệ từ những năm cấp 3, khi được tiếp xúc với những dòng code đầu tiên. Sự tò mò về cách máy tính hoạt động, khả năng tạo ra những ứng dụng hữu ích đã thôi thúc mình theo đuổi ngành này. Tại PTIT, mình đang được học tập trong một môi trường năng động, với những giảng viên giỏi và bạn bè cùng chung đam mê.</w:t>
        </w:r>
      </w:moveTo>
      <w:ins w:id="141" w:author="Unknown" w:date="2024-12-04T01:25:00Z">
        <w:r w:rsidRPr="0080379C">
          <w:t xml:space="preserve"> </w:t>
        </w:r>
      </w:ins>
    </w:p>
    <w:p w14:paraId="03D37041" w14:textId="5E19B131" w:rsidR="0080379C" w:rsidRDefault="0080379C">
      <w:pPr>
        <w:ind w:firstLine="851"/>
        <w:rPr>
          <w:ins w:id="142" w:author="Unknown" w:date="2024-12-04T01:25:00Z"/>
        </w:rPr>
        <w:pPrChange w:id="143" w:author="Unknown" w:date="2024-12-04T01:26:00Z">
          <w:pPr/>
        </w:pPrChange>
      </w:pPr>
      <w:ins w:id="144" w:author="Unknown" w:date="2024-12-04T01:25:00Z">
        <w:r w:rsidRPr="00F11C8D">
          <w:t>Hiện tại, mình đang tập trung vào các môn học chuyên ngành như lập trình web, cơ sở dữ liệu và thuật toán. Mình cũng đang tham gia một câu lạc bộ về công nghệ để có cơ hội thực hành và học hỏi thêm từ những người đi trước. Mình hy vọng rằng những kiến thức và kinh nghiệm mình tích lũy được sẽ giúp ích cho các bạn, đặc biệt là những ai đang có ý định theo đuổi ngành công nghệ thông tin.</w:t>
        </w:r>
      </w:ins>
    </w:p>
    <w:p w14:paraId="47227A0D" w14:textId="61862B47" w:rsidR="0080379C" w:rsidRPr="00F11C8D" w:rsidRDefault="0080379C" w:rsidP="0080379C">
      <w:pPr>
        <w:rPr>
          <w:moveTo w:id="145" w:author="Unknown" w:date="2024-12-04T01:25:00Z"/>
        </w:rPr>
      </w:pPr>
    </w:p>
    <w:moveToRangeEnd w:id="139"/>
    <w:p w14:paraId="55B90628" w14:textId="10B11CEB" w:rsidR="007D1B0E" w:rsidRPr="00F11C8D" w:rsidRDefault="007D1B0E" w:rsidP="007D1B0E">
      <w:pPr>
        <w:ind w:left="357"/>
      </w:pPr>
    </w:p>
    <w:p w14:paraId="362E08B2" w14:textId="7D8DE1F5" w:rsidR="007D1B0E" w:rsidRPr="00F11C8D" w:rsidDel="0080379C" w:rsidRDefault="007D1B0E" w:rsidP="007D1B0E">
      <w:pPr>
        <w:rPr>
          <w:moveFrom w:id="146" w:author="Unknown" w:date="2024-12-04T01:25:00Z"/>
        </w:rPr>
      </w:pPr>
      <w:moveFromRangeStart w:id="147" w:author="Unknown" w:date="2024-12-04T01:25:00Z" w:name="move184167959"/>
      <w:moveFrom w:id="148" w:author="Unknown" w:date="2024-12-04T01:25:00Z">
        <w:r w:rsidRPr="00F11C8D" w:rsidDel="0080379C">
          <w:t>Mình bắt đầu yêu thích công nghệ từ những năm cấp 3, khi được tiếp xúc với những dòng code đầu tiên. Sự tò mò về cách máy tính hoạt động, khả năng tạo ra những ứng dụng hữu ích đã thôi thúc mình theo đuổi ngành này. Tại PTIT, mình đang được học tập trong một môi trường năng động, với những giảng viên giỏi và bạn bè cùng chung đam mê.</w:t>
        </w:r>
      </w:moveFrom>
    </w:p>
    <w:moveFromRangeEnd w:id="147"/>
    <w:p w14:paraId="1F10582D" w14:textId="77293B43" w:rsidR="007D1B0E" w:rsidDel="0080379C" w:rsidRDefault="007D1B0E" w:rsidP="007D1B0E">
      <w:pPr>
        <w:rPr>
          <w:del w:id="149" w:author="Unknown"/>
        </w:rPr>
      </w:pPr>
      <w:del w:id="150" w:author="Unknown">
        <w:r w:rsidRPr="00F11C8D" w:rsidDel="0080379C">
          <w:delText>Hiện tại, mình đang tập trung vào các môn học chuyên ngành như lập trình web, cơ sở dữ liệu và thuật toán. Mình cũng đang tham gia một câu lạc bộ về công nghệ để có cơ hội thực hành và học hỏi thêm từ những người đi trước. Mình hy vọng rằng những kiến thức và kinh nghiệm mình tích lũy được sẽ giúp ích cho các bạn, đặc biệt là những ai đang có ý định theo đuổi ngành công nghệ thông tin.</w:delText>
        </w:r>
      </w:del>
    </w:p>
    <w:p w14:paraId="5E8DFAB2" w14:textId="22FBA2C5" w:rsidR="00F37F4A" w:rsidRDefault="00F37F4A" w:rsidP="007D1B0E">
      <w:r>
        <w:br w:type="page"/>
      </w:r>
    </w:p>
    <w:p w14:paraId="2AA02806" w14:textId="789A7C27" w:rsidR="00F37F4A" w:rsidRDefault="00F37F4A" w:rsidP="007D1B0E"/>
    <w:p w14:paraId="51138313" w14:textId="39D714D3" w:rsidR="007D1B0E" w:rsidRDefault="007D1B0E" w:rsidP="008271E0">
      <w:pPr>
        <w:pStyle w:val="Heading2"/>
        <w:numPr>
          <w:ilvl w:val="0"/>
          <w:numId w:val="3"/>
        </w:numPr>
        <w:jc w:val="center"/>
      </w:pPr>
      <w:del w:id="151" w:author="Unknown">
        <w:r w:rsidDel="00224FD7">
          <w:delText>Ngành công nghệ thông tin và ứng dụng</w:delText>
        </w:r>
      </w:del>
      <w:bookmarkStart w:id="152" w:name="_Toc184215594"/>
      <w:ins w:id="153" w:author="Unknown" w:date="2024-12-04T00:58:00Z">
        <w:r w:rsidR="006C0F06">
          <w:t>CNTT</w:t>
        </w:r>
        <w:r w:rsidR="00224FD7">
          <w:t xml:space="preserve"> VÀ ỨNG DỤNG</w:t>
        </w:r>
      </w:ins>
      <w:bookmarkEnd w:id="152"/>
    </w:p>
    <w:p w14:paraId="749849BD" w14:textId="0DECEF3B" w:rsidR="007D1B0E" w:rsidRDefault="007D1B0E" w:rsidP="007D1B0E">
      <w:pPr>
        <w:pStyle w:val="Heading3"/>
        <w:numPr>
          <w:ilvl w:val="1"/>
          <w:numId w:val="3"/>
        </w:numPr>
      </w:pPr>
      <w:bookmarkStart w:id="154" w:name="_Toc184215595"/>
      <w:r>
        <w:t>Tổng quát ngành công nghệ thông tin</w:t>
      </w:r>
      <w:bookmarkEnd w:id="154"/>
    </w:p>
    <w:p w14:paraId="1151CFB3" w14:textId="77777777" w:rsidR="007D1B0E" w:rsidRPr="00E7336C" w:rsidRDefault="007D1B0E" w:rsidP="007D1B0E">
      <w:pPr>
        <w:keepNext/>
        <w:framePr w:dropCap="drop" w:lines="3" w:wrap="around" w:vAnchor="text" w:hAnchor="text"/>
        <w:spacing w:after="0" w:line="1255" w:lineRule="exact"/>
        <w:ind w:firstLine="720"/>
        <w:textAlignment w:val="baseline"/>
        <w:rPr>
          <w:rFonts w:cs="Times New Roman"/>
          <w:position w:val="-9"/>
          <w:sz w:val="160"/>
        </w:rPr>
      </w:pPr>
      <w:r w:rsidRPr="00E7336C">
        <w:rPr>
          <w:rFonts w:cs="Times New Roman"/>
          <w:position w:val="-9"/>
          <w:sz w:val="160"/>
        </w:rPr>
        <w:t>D</w:t>
      </w:r>
    </w:p>
    <w:p w14:paraId="0A99B935" w14:textId="77777777" w:rsidR="007D1B0E" w:rsidRPr="00102BB7" w:rsidRDefault="007D1B0E" w:rsidP="007D1B0E">
      <w:r w:rsidRPr="00102BB7">
        <w:t>ựa trên các thành tựu đột phá trong các lĩnh vực công nghệ thông tin, công nghệ sinh học, công nghệ nano, cuộc cách mạng công nghiệp lần thứ tư được cho là đã bắt đầu từ vài năm gần đây, tập trung chủ yếu vào sản xuất thông minh, đòi hỏi nguồn nhân lực chất lượng cao. Điểm đặc biệt của cuộc cách mạng công nghiệp lần thứ tư là nguồn nhân lực chất lượng cao phải khai thác nền tảng công nghệ mũi nhọn trong lĩnh vực công nghệ thông tin. Vậy Công nghệ thông tin là gì? Chương trình đào tạo như thế nào? Tiềm năng nghề nghiệp của ngành công nghệ thông tin ra sao</w:t>
      </w:r>
      <w:r>
        <w:t>?</w:t>
      </w:r>
      <w:r w:rsidRPr="00102BB7">
        <w:t xml:space="preserve"> sẽ giúp bạn giải đáp thắc mắc này hiệu quả.</w:t>
      </w:r>
    </w:p>
    <w:p w14:paraId="4662DC0D" w14:textId="77777777" w:rsidR="007D1B0E" w:rsidRDefault="007D1B0E">
      <w:pPr>
        <w:ind w:firstLine="851"/>
        <w:pPrChange w:id="155" w:author="Unknown" w:date="2024-12-04T01:27:00Z">
          <w:pPr/>
        </w:pPrChange>
      </w:pPr>
      <w:r>
        <w:t>Hiện nay, ngành công nghệ thông tin là một trong những ngành học được chú trọng trong hệ thống đào tạo của trường Đại học Công nghệ thông tin cũng như các trường Đại học khác có đào tạo ngành học này. Nó được xem là ngành đào tạo mũi nhọn hướng đến sự phát triển của công nghệ và khoa học kỹ thuật trong thời đại số hóa ngày nay.</w:t>
      </w:r>
    </w:p>
    <w:p w14:paraId="59A0C898" w14:textId="77777777" w:rsidR="007D1B0E" w:rsidRDefault="007D1B0E">
      <w:pPr>
        <w:ind w:firstLine="851"/>
        <w:pPrChange w:id="156" w:author="Unknown" w:date="2024-12-04T01:27:00Z">
          <w:pPr/>
        </w:pPrChange>
      </w:pPr>
      <w:r>
        <w:t>Công nghệ thông tin là một ngành học được đào tạo để sử dụng máy tính và các phần mềm máy tính để phân phối và xử lý các dữ liệu thông tin, đồng thời dùng để trao đổi, lưu trữ và chuyển đổi các dữ liệu thông tin dưới nhiều hình thức khác nhau.</w:t>
      </w:r>
    </w:p>
    <w:p w14:paraId="083C6250" w14:textId="77777777" w:rsidR="007D1B0E" w:rsidRDefault="007D1B0E">
      <w:pPr>
        <w:ind w:firstLine="851"/>
        <w:pPrChange w:id="157" w:author="Unknown" w:date="2024-12-04T01:27:00Z">
          <w:pPr/>
        </w:pPrChange>
      </w:pPr>
      <w:r w:rsidRPr="005440E7">
        <w:t>Ngành công nghệ thông tin: “Là tập hợp các phương pháp khoa học, các phương tiện và công cụ kỹ thuật hiện đại – chủ yếu là kỹ thuật máy tính và viễn thông – nhằm tổ chức khai thác và sử dụng có hiệu quả các nguồn tài nguyên thông tin rất phong phú và tiềm năng trong mọi lĩnh vực hoạt động của con người và xã hội”.</w:t>
      </w:r>
    </w:p>
    <w:p w14:paraId="0F944A8B" w14:textId="05B47FE1" w:rsidR="007D1B0E" w:rsidRDefault="007D1B0E" w:rsidP="007D1B0E">
      <w:pPr>
        <w:keepNext/>
      </w:pPr>
      <w:r>
        <w:rPr>
          <w:noProof/>
        </w:rPr>
        <w:lastRenderedPageBreak/>
        <w:drawing>
          <wp:inline distT="0" distB="0" distL="0" distR="0" wp14:anchorId="2031ED53" wp14:editId="001D7154">
            <wp:extent cx="5684520" cy="2936928"/>
            <wp:effectExtent l="0" t="0" r="0" b="0"/>
            <wp:docPr id="4" name="Picture 4" descr="A few men in a server roo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few men in a server room&#10;"/>
                    <pic:cNvPicPr/>
                  </pic:nvPicPr>
                  <pic:blipFill>
                    <a:blip r:embed="rId19">
                      <a:extLst>
                        <a:ext uri="{28A0092B-C50C-407E-A947-70E740481C1C}">
                          <a14:useLocalDpi xmlns:a14="http://schemas.microsoft.com/office/drawing/2010/main" val="0"/>
                        </a:ext>
                      </a:extLst>
                    </a:blip>
                    <a:stretch>
                      <a:fillRect/>
                    </a:stretch>
                  </pic:blipFill>
                  <pic:spPr>
                    <a:xfrm>
                      <a:off x="0" y="0"/>
                      <a:ext cx="5684520" cy="2936928"/>
                    </a:xfrm>
                    <a:prstGeom prst="rect">
                      <a:avLst/>
                    </a:prstGeom>
                  </pic:spPr>
                </pic:pic>
              </a:graphicData>
            </a:graphic>
          </wp:inline>
        </w:drawing>
      </w:r>
    </w:p>
    <w:p w14:paraId="46FC61CE" w14:textId="1B276A6A" w:rsidR="007D1B0E" w:rsidRDefault="007D1B0E" w:rsidP="007D1B0E">
      <w:pPr>
        <w:pStyle w:val="Caption"/>
        <w:jc w:val="center"/>
      </w:pPr>
      <w:bookmarkStart w:id="158" w:name="_Toc184139338"/>
      <w:bookmarkStart w:id="159" w:name="_Toc184166017"/>
      <w:r>
        <w:t xml:space="preserve">Hình  </w:t>
      </w:r>
      <w:fldSimple w:instr=" STYLEREF 3 \s ">
        <w:r w:rsidR="004911D5">
          <w:rPr>
            <w:noProof/>
          </w:rPr>
          <w:t>2.1</w:t>
        </w:r>
      </w:fldSimple>
      <w:r w:rsidR="009C13CC">
        <w:t>.</w:t>
      </w:r>
      <w:fldSimple w:instr=" SEQ Hình_ \* ARABIC \s 3 ">
        <w:r w:rsidR="004911D5">
          <w:rPr>
            <w:noProof/>
          </w:rPr>
          <w:t>1</w:t>
        </w:r>
      </w:fldSimple>
      <w:r>
        <w:t xml:space="preserve"> Ngành CNTT ngày càng phát triển</w:t>
      </w:r>
      <w:bookmarkEnd w:id="158"/>
      <w:bookmarkEnd w:id="159"/>
    </w:p>
    <w:p w14:paraId="5B40F539" w14:textId="77777777" w:rsidR="007D1B0E" w:rsidRDefault="007D1B0E" w:rsidP="007D1B0E">
      <w:r>
        <w:t>Ngành công nghệ thông tin hiện nay đang rất nóng nhiều công ty lớn tham gia và mức đãi ngộ rất tốt</w:t>
      </w:r>
    </w:p>
    <w:p w14:paraId="660C804B" w14:textId="77777777" w:rsidR="007D1B0E" w:rsidRPr="001C6639" w:rsidRDefault="007D1B0E" w:rsidP="007D1B0E">
      <w:r>
        <w:rPr>
          <w:noProof/>
        </w:rPr>
        <w:drawing>
          <wp:inline distT="0" distB="0" distL="0" distR="0" wp14:anchorId="25F7EEE7" wp14:editId="3394D362">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8FD51B3" w14:textId="3AC56042" w:rsidR="0023066C" w:rsidRPr="0023066C" w:rsidRDefault="007D1B0E" w:rsidP="0023066C">
      <w:pPr>
        <w:pStyle w:val="ListParagraph"/>
        <w:numPr>
          <w:ilvl w:val="1"/>
          <w:numId w:val="3"/>
        </w:numPr>
        <w:outlineLvl w:val="2"/>
        <w:rPr>
          <w:sz w:val="32"/>
          <w:szCs w:val="32"/>
        </w:rPr>
      </w:pPr>
      <w:bookmarkStart w:id="160" w:name="_Toc184215596"/>
      <w:r w:rsidRPr="0023066C">
        <w:rPr>
          <w:sz w:val="32"/>
          <w:szCs w:val="32"/>
        </w:rPr>
        <w:t xml:space="preserve">Ngành CNTT tại </w:t>
      </w:r>
      <w:bookmarkStart w:id="161" w:name="PTIT"/>
      <w:commentRangeStart w:id="162"/>
      <w:r w:rsidRPr="0023066C">
        <w:rPr>
          <w:sz w:val="32"/>
          <w:szCs w:val="32"/>
        </w:rPr>
        <w:t>PTIT</w:t>
      </w:r>
      <w:commentRangeEnd w:id="162"/>
      <w:r w:rsidRPr="0023066C">
        <w:rPr>
          <w:rStyle w:val="CommentReference"/>
          <w:sz w:val="32"/>
          <w:szCs w:val="32"/>
        </w:rPr>
        <w:commentReference w:id="162"/>
      </w:r>
      <w:bookmarkEnd w:id="160"/>
      <w:bookmarkEnd w:id="161"/>
    </w:p>
    <w:p w14:paraId="642E4EC3" w14:textId="77777777" w:rsidR="007D1B0E" w:rsidRDefault="007D1B0E">
      <w:pPr>
        <w:pStyle w:val="ListParagraph"/>
        <w:ind w:left="794" w:firstLine="851"/>
        <w:pPrChange w:id="163" w:author="Unknown" w:date="2024-12-04T01:27:00Z">
          <w:pPr>
            <w:pStyle w:val="ListParagraph"/>
            <w:ind w:left="792"/>
          </w:pPr>
        </w:pPrChange>
      </w:pPr>
      <w:r>
        <w:t>Tại Học viện Công nghệ Bưu chính Viễn thông, sinh viên ngành Công nghệ thông tin sau khi kết thúc năm học thứ ba, sẽ được chọn theo học một trong năm chuyên ngành sau: Công nghệ phần mềm, Mạng máy tính và truyền thông dữ liệu; Khoa học máy tính, Kỹ thuật máy tính, Hệ thống thông tin.</w:t>
      </w:r>
    </w:p>
    <w:p w14:paraId="5F906FB8" w14:textId="77777777" w:rsidR="007D1B0E" w:rsidRDefault="007D1B0E" w:rsidP="007D1B0E">
      <w:pPr>
        <w:pStyle w:val="ListParagraph"/>
        <w:ind w:left="792"/>
      </w:pPr>
      <w:r w:rsidRPr="00E7336C">
        <w:rPr>
          <w:noProof/>
          <w:color w:val="FF0000"/>
        </w:rPr>
        <w:lastRenderedPageBreak/>
        <mc:AlternateContent>
          <mc:Choice Requires="wpc">
            <w:drawing>
              <wp:inline distT="0" distB="0" distL="0" distR="0" wp14:anchorId="6F7E2AAB" wp14:editId="7E303EE0">
                <wp:extent cx="5486400" cy="1054066"/>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Text Box 18"/>
                        <wps:cNvSpPr txBox="1"/>
                        <wps:spPr>
                          <a:xfrm>
                            <a:off x="1404351" y="67178"/>
                            <a:ext cx="2857098" cy="914383"/>
                          </a:xfrm>
                          <a:prstGeom prst="rect">
                            <a:avLst/>
                          </a:prstGeom>
                          <a:solidFill>
                            <a:schemeClr val="bg1"/>
                          </a:solidFill>
                          <a:ln w="6350">
                            <a:solidFill>
                              <a:schemeClr val="bg1"/>
                            </a:solidFill>
                          </a:ln>
                        </wps:spPr>
                        <wps:txbx>
                          <w:txbxContent>
                            <w:p w14:paraId="0FF2A619" w14:textId="77777777" w:rsidR="007D1B0E" w:rsidRPr="00E7336C" w:rsidRDefault="007D1B0E" w:rsidP="00F728B4">
                              <w:pPr>
                                <w:spacing w:after="0" w:line="240" w:lineRule="auto"/>
                                <w:rPr>
                                  <w:b/>
                                  <w:bCs/>
                                  <w:color w:val="FF0000"/>
                                  <w:sz w:val="96"/>
                                  <w:szCs w:val="96"/>
                                  <w14:shadow w14:blurRad="50800" w14:dist="38100" w14:dir="5400000" w14:sx="100000" w14:sy="100000" w14:kx="0" w14:ky="0" w14:algn="t">
                                    <w14:srgbClr w14:val="000000">
                                      <w14:alpha w14:val="60000"/>
                                    </w14:srgbClr>
                                  </w14:shadow>
                                </w:rPr>
                              </w:pPr>
                              <w:r w:rsidRPr="00E7336C">
                                <w:rPr>
                                  <w:b/>
                                  <w:bCs/>
                                  <w:color w:val="FF0000"/>
                                  <w:sz w:val="96"/>
                                  <w:szCs w:val="96"/>
                                  <w14:shadow w14:blurRad="50800" w14:dist="38100" w14:dir="5400000" w14:sx="100000" w14:sy="100000" w14:kx="0" w14:ky="0" w14:algn="t">
                                    <w14:srgbClr w14:val="000000">
                                      <w14:alpha w14:val="60000"/>
                                    </w14:srgbClr>
                                  </w14:shadow>
                                </w:rPr>
                                <w:t>I      PTIT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Heart 20"/>
                        <wps:cNvSpPr/>
                        <wps:spPr>
                          <a:xfrm>
                            <a:off x="1883044" y="217297"/>
                            <a:ext cx="612183" cy="581186"/>
                          </a:xfrm>
                          <a:prstGeom prst="hear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7E2AAB" id="Canvas 17" o:spid="_x0000_s1026" editas="canvas" style="width:6in;height:83pt;mso-position-horizontal-relative:char;mso-position-vertical-relative:line" coordsize="54864,10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0534;visibility:visible;mso-wrap-style:square" filled="t">
                  <v:fill o:detectmouseclick="t"/>
                  <v:path o:connecttype="none"/>
                </v:shape>
                <v:shapetype id="_x0000_t202" coordsize="21600,21600" o:spt="202" path="m,l,21600r21600,l21600,xe">
                  <v:stroke joinstyle="miter"/>
                  <v:path gradientshapeok="t" o:connecttype="rect"/>
                </v:shapetype>
                <v:shape id="Text Box 18" o:spid="_x0000_s1028" type="#_x0000_t202" style="position:absolute;left:14043;top:671;width:2857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" fillcolor="white [3212]" strokecolor="white [3212]" strokeweight=".5pt">
                  <v:textbox>
                    <w:txbxContent>
                      <w:p w14:paraId="0FF2A619" w14:textId="77777777" w:rsidR="007D1B0E" w:rsidRPr="00E7336C" w:rsidRDefault="007D1B0E" w:rsidP="00F728B4">
                        <w:pPr>
                          <w:spacing w:after="0" w:line="240" w:lineRule="auto"/>
                          <w:rPr>
                            <w:b/>
                            <w:bCs/>
                            <w:color w:val="FF0000"/>
                            <w:sz w:val="96"/>
                            <w:szCs w:val="96"/>
                            <w14:shadow w14:blurRad="50800" w14:dist="38100" w14:dir="5400000" w14:sx="100000" w14:sy="100000" w14:kx="0" w14:ky="0" w14:algn="t">
                              <w14:srgbClr w14:val="000000">
                                <w14:alpha w14:val="60000"/>
                              </w14:srgbClr>
                            </w14:shadow>
                          </w:rPr>
                        </w:pPr>
                        <w:r w:rsidRPr="00E7336C">
                          <w:rPr>
                            <w:b/>
                            <w:bCs/>
                            <w:color w:val="FF0000"/>
                            <w:sz w:val="96"/>
                            <w:szCs w:val="96"/>
                            <w14:shadow w14:blurRad="50800" w14:dist="38100" w14:dir="5400000" w14:sx="100000" w14:sy="100000" w14:kx="0" w14:ky="0" w14:algn="t">
                              <w14:srgbClr w14:val="000000">
                                <w14:alpha w14:val="60000"/>
                              </w14:srgbClr>
                            </w14:shadow>
                          </w:rPr>
                          <w:t>I      PTIT</w:t>
                        </w:r>
                      </w:p>
                    </w:txbxContent>
                  </v:textbox>
                </v:shape>
                <v:shape id="Heart 20" o:spid="_x0000_s1029" style="position:absolute;left:18830;top:2172;width:6122;height:5812;visibility:visible;mso-wrap-style:square;v-text-anchor:middle" coordsize="612183,5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" path="m306092,145297v127538,-339026,624936,,,435889c-318845,145297,178553,-193729,306092,145297xe" fillcolor="red" strokecolor="red" strokeweight="1pt">
                  <v:stroke joinstyle="miter"/>
                  <v:path arrowok="t" o:connecttype="custom" o:connectlocs="306092,145297;306092,581186;306092,145297" o:connectangles="0,0,0"/>
                </v:shape>
                <w10:anchorlock/>
              </v:group>
            </w:pict>
          </mc:Fallback>
        </mc:AlternateContent>
      </w:r>
    </w:p>
    <w:p w14:paraId="431AE0BA" w14:textId="77777777" w:rsidR="007D1B0E" w:rsidRDefault="007D1B0E">
      <w:pPr>
        <w:pStyle w:val="ListParagraph"/>
        <w:ind w:left="794" w:firstLine="851"/>
        <w:pPrChange w:id="164" w:author="Unknown" w:date="2024-12-04T01:27:00Z">
          <w:pPr>
            <w:pStyle w:val="ListParagraph"/>
            <w:ind w:left="792"/>
          </w:pPr>
        </w:pPrChange>
      </w:pPr>
      <w:r>
        <w:t>Tùy thuộc vào từng chuyên ngành cụ thể sẽ có chương trình giảng dạy tương ứng bảo đảm người học sau khi tốt nghiệp có kỹ năng chuyên môn cụ thể như sau:</w:t>
      </w:r>
    </w:p>
    <w:p w14:paraId="792C1536" w14:textId="77777777" w:rsidR="007D1B0E" w:rsidRDefault="007D1B0E" w:rsidP="007D1B0E">
      <w:pPr>
        <w:pStyle w:val="ListParagraph"/>
        <w:ind w:left="792"/>
        <w:rPr>
          <w:b/>
          <w:bCs/>
        </w:rPr>
      </w:pPr>
      <w:commentRangeStart w:id="165"/>
      <w:r w:rsidRPr="00311A89">
        <w:rPr>
          <w:b/>
          <w:bCs/>
        </w:rPr>
        <w:t>Chuyên ngành Công nghệ phần mềm</w:t>
      </w:r>
      <w:commentRangeEnd w:id="165"/>
      <w:r w:rsidR="009B68FC">
        <w:rPr>
          <w:rStyle w:val="CommentReference"/>
        </w:rPr>
        <w:commentReference w:id="165"/>
      </w:r>
    </w:p>
    <w:p w14:paraId="2B36AA0F" w14:textId="77777777" w:rsidR="007D1B0E" w:rsidRDefault="007D1B0E" w:rsidP="007D1B0E">
      <w:pPr>
        <w:pStyle w:val="ListParagraph"/>
        <w:numPr>
          <w:ilvl w:val="0"/>
          <w:numId w:val="4"/>
        </w:numPr>
      </w:pPr>
      <w:r w:rsidRPr="00311A89">
        <w:t>Thu thập, phân tích tìm hiểu và tổng hợp các yêu cầu từ đối tượng sử dụng sản phẩm phần mềm để phục vụ công tác thiết kế.</w:t>
      </w:r>
    </w:p>
    <w:p w14:paraId="6B26DB96" w14:textId="77777777" w:rsidR="007D1B0E" w:rsidRDefault="007D1B0E" w:rsidP="007D1B0E">
      <w:pPr>
        <w:pStyle w:val="ListParagraph"/>
        <w:numPr>
          <w:ilvl w:val="0"/>
          <w:numId w:val="4"/>
        </w:numPr>
      </w:pPr>
      <w:r w:rsidRPr="00017F00">
        <w:t>Thiết kế, triển khai thực hiện và quản lý các dự án phần mềm có qui mô vừa và nhỏ, đáp ứng các yêu cầu kỹ thuật đặt ra trong điều kiện thực tế.</w:t>
      </w:r>
    </w:p>
    <w:p w14:paraId="4CC2F709" w14:textId="77777777" w:rsidR="007D1B0E" w:rsidRDefault="007D1B0E" w:rsidP="007D1B0E">
      <w:pPr>
        <w:pStyle w:val="ListParagraph"/>
        <w:numPr>
          <w:ilvl w:val="0"/>
          <w:numId w:val="4"/>
        </w:numPr>
      </w:pPr>
      <w:r w:rsidRPr="00017F00">
        <w:t>Các kỹ năng về đánh giá chi phí, đảm bảo chất lượng của phần mềm.</w:t>
      </w:r>
    </w:p>
    <w:p w14:paraId="6E8C03AF" w14:textId="77777777" w:rsidR="007D1B0E" w:rsidRDefault="007D1B0E" w:rsidP="007D1B0E">
      <w:pPr>
        <w:pStyle w:val="ListParagraph"/>
        <w:numPr>
          <w:ilvl w:val="0"/>
          <w:numId w:val="4"/>
        </w:numPr>
      </w:pPr>
      <w:r w:rsidRPr="00017F00">
        <w:t>Các kỹ năng về kiểm thử, bảo trì và xây dựng tài liệu kỹ thuật, tài liệu hướng dẫn sử dụng hệ thống hiệu quả và dễ dùng.</w:t>
      </w:r>
    </w:p>
    <w:p w14:paraId="0C76549A" w14:textId="77777777" w:rsidR="007D1B0E" w:rsidRDefault="007D1B0E" w:rsidP="007D1B0E">
      <w:pPr>
        <w:pStyle w:val="ListParagraph"/>
        <w:numPr>
          <w:ilvl w:val="0"/>
          <w:numId w:val="4"/>
        </w:numPr>
      </w:pPr>
      <w:r w:rsidRPr="00017F00">
        <w:t>Áp dụng tri thức Khoa học máy tính, quản lý dự án để nhận biết, phân tích và giải quyết sáng tạo và hiệu quả những vấn đề kỹ thuật trong lĩnh vực xây dựng và phát triển phần mềm máy tính.</w:t>
      </w:r>
    </w:p>
    <w:p w14:paraId="32984D85" w14:textId="77777777" w:rsidR="007D1B0E" w:rsidRDefault="007D1B0E" w:rsidP="007D1B0E">
      <w:pPr>
        <w:ind w:left="792"/>
        <w:rPr>
          <w:b/>
          <w:bCs/>
        </w:rPr>
      </w:pPr>
      <w:r w:rsidRPr="00017F00">
        <w:rPr>
          <w:b/>
          <w:bCs/>
        </w:rPr>
        <w:t>Chuyên ngành Kỹ thuật máy tính</w:t>
      </w:r>
    </w:p>
    <w:p w14:paraId="17E2BC4A" w14:textId="77777777" w:rsidR="007D1B0E" w:rsidRDefault="007D1B0E" w:rsidP="007D1B0E">
      <w:pPr>
        <w:pStyle w:val="ListParagraph"/>
        <w:numPr>
          <w:ilvl w:val="0"/>
          <w:numId w:val="4"/>
        </w:numPr>
      </w:pPr>
      <w:r w:rsidRPr="00017F00">
        <w:t>Thiết kế, xây dựng, cài đặt và bảo trì cả phần cứng và phần mềm (tập trung vào các phần mềm cho các thiết bị điện tử số) của các hệ thống điện tử số bao gồm các hệ thống truyền thông, máy tính và các hệ thống thiết bị dựa trên máy tính.</w:t>
      </w:r>
    </w:p>
    <w:p w14:paraId="705E159B" w14:textId="77777777" w:rsidR="007D1B0E" w:rsidRDefault="007D1B0E" w:rsidP="007D1B0E">
      <w:pPr>
        <w:pStyle w:val="ListParagraph"/>
        <w:numPr>
          <w:ilvl w:val="0"/>
          <w:numId w:val="4"/>
        </w:numPr>
      </w:pPr>
      <w:r w:rsidRPr="00017F00">
        <w:t>Thiết kế, xây dựng và ứng dụng các hệ thống nhúng.</w:t>
      </w:r>
    </w:p>
    <w:p w14:paraId="646FDA63" w14:textId="77777777" w:rsidR="007D1B0E" w:rsidRDefault="007D1B0E" w:rsidP="007D1B0E">
      <w:pPr>
        <w:pStyle w:val="ListParagraph"/>
        <w:numPr>
          <w:ilvl w:val="0"/>
          <w:numId w:val="4"/>
        </w:numPr>
      </w:pPr>
      <w:r w:rsidRPr="00017F00">
        <w:t>Có các kỹ năng khác phục vụ cho hoạt động nghề nghiệp.</w:t>
      </w:r>
    </w:p>
    <w:p w14:paraId="3219E434" w14:textId="77777777" w:rsidR="007D1B0E" w:rsidRDefault="007D1B0E" w:rsidP="007D1B0E">
      <w:pPr>
        <w:ind w:left="792"/>
        <w:rPr>
          <w:b/>
          <w:bCs/>
        </w:rPr>
      </w:pPr>
      <w:r w:rsidRPr="00017F00">
        <w:rPr>
          <w:b/>
          <w:bCs/>
        </w:rPr>
        <w:t>Chuyên ngành Hệ thống thông tin</w:t>
      </w:r>
    </w:p>
    <w:p w14:paraId="2654695F" w14:textId="77777777" w:rsidR="007D1B0E" w:rsidRDefault="007D1B0E" w:rsidP="007D1B0E">
      <w:pPr>
        <w:pStyle w:val="ListParagraph"/>
        <w:numPr>
          <w:ilvl w:val="0"/>
          <w:numId w:val="4"/>
        </w:numPr>
      </w:pPr>
      <w:r w:rsidRPr="00017F00">
        <w:t>Nắm vững vai trò hệ thống thông tin trong các tổ chức. Hiểu được vai trò các thành phần của hệ thống thông tin bao gồm con người, quy trình, phần cứng, phần mềm, và dữ liệu.</w:t>
      </w:r>
    </w:p>
    <w:p w14:paraId="0F5B2A1F" w14:textId="77777777" w:rsidR="007D1B0E" w:rsidRDefault="007D1B0E" w:rsidP="007D1B0E">
      <w:pPr>
        <w:pStyle w:val="ListParagraph"/>
        <w:numPr>
          <w:ilvl w:val="0"/>
          <w:numId w:val="4"/>
        </w:numPr>
      </w:pPr>
      <w:r w:rsidRPr="00017F00">
        <w:t>Vận dụng các khái niệm về hệ thống để đánh giá, giải quyết các vấn đề xuất hiện trong hệ thống thông tin.</w:t>
      </w:r>
    </w:p>
    <w:p w14:paraId="376B9B1D" w14:textId="77777777" w:rsidR="007D1B0E" w:rsidRDefault="007D1B0E" w:rsidP="007D1B0E">
      <w:pPr>
        <w:pStyle w:val="ListParagraph"/>
        <w:numPr>
          <w:ilvl w:val="0"/>
          <w:numId w:val="4"/>
        </w:numPr>
      </w:pPr>
      <w:r w:rsidRPr="00017F00">
        <w:t>Phân tích và mô hình hóa quá trình và dữ liệu trong các tổ chức, khả năng xác định và cụ thể hóa các giải pháp kỹ thuật, khả năng quản trị dự án, khả năng tích hợp hệ thống.</w:t>
      </w:r>
    </w:p>
    <w:p w14:paraId="362A75B0" w14:textId="77777777" w:rsidR="007D1B0E" w:rsidRDefault="007D1B0E" w:rsidP="007D1B0E">
      <w:pPr>
        <w:pStyle w:val="ListParagraph"/>
        <w:numPr>
          <w:ilvl w:val="0"/>
          <w:numId w:val="4"/>
        </w:numPr>
      </w:pPr>
      <w:r w:rsidRPr="00436B26">
        <w:t>Các kỹ thuật thu thập, biến đổi, truyền, và lưu trữ dữ liệu và thông tin.</w:t>
      </w:r>
    </w:p>
    <w:p w14:paraId="15F1A5B9" w14:textId="77777777" w:rsidR="007D1B0E" w:rsidRDefault="007D1B0E" w:rsidP="007D1B0E">
      <w:pPr>
        <w:ind w:left="792"/>
      </w:pPr>
      <w:r>
        <w:lastRenderedPageBreak/>
        <w:t>Chương trình đào tạo ngành Công nghệ thông tin phụ thuộc vào từng chuyên ngành cụ thể như đã nêu ở trên. Nhưng nói chung sinh viên sẽ được đào tạo các kiến thức cơ bản như sau:</w:t>
      </w:r>
    </w:p>
    <w:p w14:paraId="726F7A4D" w14:textId="77777777" w:rsidR="007D1B0E" w:rsidRDefault="007D1B0E">
      <w:pPr>
        <w:ind w:left="794" w:firstLine="851"/>
        <w:pPrChange w:id="166" w:author="Unknown" w:date="2024-12-04T01:31:00Z">
          <w:pPr>
            <w:ind w:left="792"/>
          </w:pPr>
        </w:pPrChange>
      </w:pPr>
      <w:r w:rsidRPr="00436B26">
        <w:rPr>
          <w:b/>
          <w:bCs/>
        </w:rPr>
        <w:t>Kiến thức giáo dục đại cương</w:t>
      </w:r>
      <w:r>
        <w:t>: trang bị cho sinh viên các kiến thức giáo dục đại cương về Lý luận của Chủ nghĩa Mác Lênin và Tư tưởng Hồ Chí Minh, Khoa học tự nhiên; chú trọng vào Toán học là nền tảng tiền đề cho ngành đào tạo.</w:t>
      </w:r>
    </w:p>
    <w:p w14:paraId="39B3E2D8" w14:textId="77777777" w:rsidR="007D1B0E" w:rsidRDefault="007D1B0E">
      <w:pPr>
        <w:ind w:left="794" w:firstLine="851"/>
        <w:pPrChange w:id="167" w:author="Unknown" w:date="2024-12-04T01:31:00Z">
          <w:pPr>
            <w:ind w:left="792"/>
          </w:pPr>
        </w:pPrChange>
      </w:pPr>
      <w:r w:rsidRPr="00436B26">
        <w:rPr>
          <w:b/>
          <w:bCs/>
        </w:rPr>
        <w:t>Kiến thức cơ sở ngành</w:t>
      </w:r>
      <w:r>
        <w:t>: trang bị cho sinh viên những kiến thức về Toán chuyên ngành công nghệ thông tin, Lập trình máy tính, Hệ thống máy tính, Các ứng dụng quan trọng của công nghệ thông tin.</w:t>
      </w:r>
    </w:p>
    <w:p w14:paraId="45125082" w14:textId="77777777" w:rsidR="007D1B0E" w:rsidRDefault="007D1B0E">
      <w:pPr>
        <w:ind w:left="794" w:firstLine="851"/>
        <w:pPrChange w:id="168" w:author="Unknown" w:date="2024-12-04T01:31:00Z">
          <w:pPr>
            <w:ind w:left="792"/>
          </w:pPr>
        </w:pPrChange>
      </w:pPr>
      <w:r w:rsidRPr="00436B26">
        <w:rPr>
          <w:b/>
          <w:bCs/>
        </w:rPr>
        <w:t>Kiến thức chuyên ngành</w:t>
      </w:r>
      <w:r>
        <w:t>: Trong năm học cuối, sinh viên sẽ lựa chọn chuyên sâu hướng học tập và nghiên cứu về Hệ thống thông tin, Khoa học máy tính, Công nghệ phần mềm, Kỹ thuật máy tính, Mạng máy tính và truyền thông, toàn thông tin mạng. Phần kiến thức chuyên ngành sẽ trang bị cho sinh viên: kiến thức liên quan đến nghiên cứu phát triển, gia công hay ứng dụng hệ thống phần mềm; kiến thức về thiết kế, xây dựng, cài đặt, vận hành và bảo trì các thành phần phần cứng, phần mềm của hệ thống máy tính và các hệ thống thiết bị dựa trên máy tính; kiến thức về mạng máy tính và truyền thông.</w:t>
      </w:r>
    </w:p>
    <w:p w14:paraId="6AA77579" w14:textId="6BF38EF7" w:rsidR="007D1B0E" w:rsidRDefault="007D1B0E" w:rsidP="007D1B0E">
      <w:pPr>
        <w:pStyle w:val="Heading3"/>
        <w:numPr>
          <w:ilvl w:val="1"/>
          <w:numId w:val="3"/>
        </w:numPr>
      </w:pPr>
      <w:bookmarkStart w:id="169" w:name="_Toc184215597"/>
      <w:r>
        <w:t xml:space="preserve">Giới thiệu sinh viên hệ </w:t>
      </w:r>
      <w:bookmarkStart w:id="170" w:name="UDU"/>
      <w:commentRangeStart w:id="171"/>
      <w:r>
        <w:t>UDU</w:t>
      </w:r>
      <w:bookmarkEnd w:id="170"/>
      <w:commentRangeEnd w:id="171"/>
      <w:r>
        <w:rPr>
          <w:rStyle w:val="CommentReference"/>
          <w:rFonts w:eastAsiaTheme="minorHAnsi" w:cstheme="minorBidi"/>
        </w:rPr>
        <w:commentReference w:id="171"/>
      </w:r>
      <w:bookmarkEnd w:id="169"/>
    </w:p>
    <w:p w14:paraId="35529287" w14:textId="77777777" w:rsidR="007D1B0E" w:rsidRPr="00EC0C9E" w:rsidRDefault="007D1B0E" w:rsidP="007D1B0E">
      <w:pPr>
        <w:pStyle w:val="Heading4"/>
        <w:numPr>
          <w:ilvl w:val="2"/>
          <w:numId w:val="3"/>
        </w:numPr>
      </w:pPr>
      <w:bookmarkStart w:id="172" w:name="_Toc184215598"/>
      <w:r>
        <w:t>Tổng quan</w:t>
      </w:r>
      <w:bookmarkEnd w:id="172"/>
    </w:p>
    <w:p w14:paraId="3BCC0A47" w14:textId="23402D40" w:rsidR="007D1B0E" w:rsidDel="00012FDB" w:rsidRDefault="007D1B0E">
      <w:pPr>
        <w:ind w:firstLine="851"/>
        <w:rPr>
          <w:del w:id="173" w:author="Unknown"/>
        </w:rPr>
        <w:pPrChange w:id="174" w:author="Unknown" w:date="2024-12-04T01:28:00Z">
          <w:pPr/>
        </w:pPrChange>
      </w:pPr>
      <w:r>
        <w:t xml:space="preserve">Chương trình đào tạo Công nghệ thông tin định hướng ứng dụng được xây dựng nhằm đào tạo và cung ứng nguồn nhân lực có kỹ năng nghề nghiệp cao đáp ứng yêu cầu của tổ chức, doanh nghiệp và xã hội ngay khi tốt nghiệp. Sinh viên tốt nghiệp sẽ có bản lĩnh chính trị vững vàng, đạo đức nghề nghiệp; có kiến thức, kĩ năng, thái độ chuyên nghiệp, làm việc nhóm, thích ứng với môi trường làm việc; có khả năng phân tích yêu cầu, quy trình nghiệp vụ, thiết kế và triển khai phần mềm với các quy mô khác nhau, phù hợp với mục tiêu của tổ chức, doanh nghiệp và xã hội; có khả năng phát huy năng lực tự học, trau dồi kiến thức, làm chủ và bám sát những thay đổi của khoa học công nghệ liên quan đến lĩnh vực Công nghệ phần mềm và Hệ thống thông tin. </w:t>
      </w:r>
    </w:p>
    <w:p w14:paraId="7014A4EC" w14:textId="77777777" w:rsidR="00012FDB" w:rsidRDefault="00012FDB">
      <w:pPr>
        <w:ind w:firstLine="851"/>
        <w:rPr>
          <w:ins w:id="175" w:author="Unknown" w:date="2024-12-04T01:21:00Z"/>
        </w:rPr>
        <w:pPrChange w:id="176" w:author="Unknown" w:date="2024-12-04T01:28:00Z">
          <w:pPr/>
        </w:pPrChange>
      </w:pPr>
    </w:p>
    <w:p w14:paraId="1DB31957" w14:textId="7411715F" w:rsidR="007D1B0E" w:rsidDel="00012FDB" w:rsidRDefault="007D1B0E">
      <w:pPr>
        <w:pStyle w:val="Heading4"/>
        <w:ind w:firstLine="851"/>
        <w:rPr>
          <w:del w:id="177" w:author="Unknown"/>
        </w:rPr>
        <w:pPrChange w:id="178" w:author="Unknown" w:date="2024-12-04T01:28:00Z">
          <w:pPr>
            <w:pStyle w:val="Heading4"/>
          </w:pPr>
        </w:pPrChange>
      </w:pPr>
      <w:r>
        <w:t>Sinh viên sau khi tốt nghiệp sẽ được cấp bằng tốt nghiệp Cử nhân Công nghệ thông tin (định hướng ứng dụng) hệ chính quy của Học viện Công nghệ Bưu chính Viễn thông.</w:t>
      </w:r>
    </w:p>
    <w:p w14:paraId="59B2E77E" w14:textId="02F3BBEE" w:rsidR="00D522D7" w:rsidRPr="00D522D7" w:rsidRDefault="00D522D7">
      <w:pPr>
        <w:ind w:firstLine="851"/>
        <w:pPrChange w:id="179" w:author="Unknown" w:date="2024-12-04T01:28:00Z">
          <w:pPr/>
        </w:pPrChange>
      </w:pPr>
    </w:p>
    <w:p w14:paraId="7ADFE662" w14:textId="69238ECF" w:rsidR="007D1B0E" w:rsidRPr="005D2336" w:rsidRDefault="007D1B0E" w:rsidP="007D1B0E">
      <w:pPr>
        <w:pStyle w:val="Heading4"/>
        <w:numPr>
          <w:ilvl w:val="2"/>
          <w:numId w:val="3"/>
        </w:numPr>
      </w:pPr>
      <w:bookmarkStart w:id="180" w:name="_Toc184215599"/>
      <w:r>
        <w:lastRenderedPageBreak/>
        <w:t>Chuẩn đầu ra</w:t>
      </w:r>
      <w:bookmarkEnd w:id="180"/>
    </w:p>
    <w:p w14:paraId="7A963E40" w14:textId="6FDDF1CB" w:rsidR="007D1B0E" w:rsidRDefault="007D1B0E">
      <w:pPr>
        <w:ind w:firstLine="851"/>
        <w:pPrChange w:id="181" w:author="Unknown" w:date="2024-12-04T01:28:00Z">
          <w:pPr/>
        </w:pPrChange>
      </w:pPr>
      <w:r>
        <w:t xml:space="preserve">LO1: Hiểu biết và nắm vững kiến thức về Lý luận chính trị, có hiểu biết về Pháp luật; Hiểu biết về an ninh Quốc phòng; </w:t>
      </w:r>
    </w:p>
    <w:p w14:paraId="70DF18CE" w14:textId="02EFCF8C" w:rsidR="007D1B0E" w:rsidRDefault="007D1B0E">
      <w:pPr>
        <w:ind w:firstLine="851"/>
        <w:pPrChange w:id="182" w:author="Unknown" w:date="2024-12-04T01:28:00Z">
          <w:pPr/>
        </w:pPrChange>
      </w:pPr>
      <w:r>
        <w:t xml:space="preserve">LO2: Hiểu biết và nắm vững các kiến thức khoa học công nghệ cơ bản, chuyên ngành, tiếp cận các định hướng ứng dụng về công nghệ phần mềm, hệ thống thông tin trong xây dựng và phát triển các hệ thống, dịch vụ, giải pháp chuyển đổi số của các tổ chức, doanh nghiệp. </w:t>
      </w:r>
    </w:p>
    <w:p w14:paraId="39C784E8" w14:textId="77777777" w:rsidR="007D1B0E" w:rsidRDefault="007D1B0E">
      <w:pPr>
        <w:ind w:firstLine="851"/>
        <w:pPrChange w:id="183" w:author="Unknown" w:date="2024-12-04T01:28:00Z">
          <w:pPr/>
        </w:pPrChange>
      </w:pPr>
      <w:r>
        <w:t xml:space="preserve">LO3: Áp dụng tốt kiến thức cơ bản và chuyên sâu về công nghệ phần mềm, hệ thống thông tin vào phân tích, đánh giá, kết luận giải pháp chính xác phù hợp với các vấn đề thực tế của doanh nghiệp cũng như các cơ quan trong môi trường làm việc chuyên nghiệp; </w:t>
      </w:r>
    </w:p>
    <w:p w14:paraId="36428BAD" w14:textId="77777777" w:rsidR="007D1B0E" w:rsidRDefault="007D1B0E">
      <w:pPr>
        <w:ind w:firstLine="851"/>
        <w:pPrChange w:id="184" w:author="Unknown" w:date="2024-12-04T01:28:00Z">
          <w:pPr/>
        </w:pPrChange>
      </w:pPr>
      <w:r>
        <w:t>LO4: Áp dụng được kiến thức chuyên môn về công nghệ thông tin như phân tích, thiết kế và quản lý các dự án phần mềm, lập trình và bảo trì hệ thống phần mềm; phân tích, thiết kế, triển khai và vận hành hệ thống thông tin như thu thập, tiền xử lý, lưu trữ dữ liệu, lựa chọn giải pháp quản trị cơ sở dữ liệu, mạng máy tính, dịch vụ điện toán đám mây thích hợp và tối ưu vào giải quyết các vấn đề thực tế của doanh nghiệp, cơ quan.</w:t>
      </w:r>
    </w:p>
    <w:p w14:paraId="31F54C0F" w14:textId="77777777" w:rsidR="007D1B0E" w:rsidRDefault="007D1B0E">
      <w:pPr>
        <w:ind w:firstLine="851"/>
        <w:pPrChange w:id="185" w:author="Unknown" w:date="2024-12-04T01:28:00Z">
          <w:pPr/>
        </w:pPrChange>
      </w:pPr>
      <w:r>
        <w:t xml:space="preserve">LO5: Kỹ năng áp dụng các các kiến thức, kĩ năng; sử dụng các công cụ khoa học kĩ thuật để nhận biết, phân tích giải quyết các vấn đề thực tiễn liên quan đến ứng dụng công nghệ thông tin; </w:t>
      </w:r>
    </w:p>
    <w:p w14:paraId="2A73979E" w14:textId="77777777" w:rsidR="007D1B0E" w:rsidRDefault="007D1B0E">
      <w:pPr>
        <w:ind w:firstLine="851"/>
        <w:pPrChange w:id="186" w:author="Unknown" w:date="2024-12-04T01:28:00Z">
          <w:pPr/>
        </w:pPrChange>
      </w:pPr>
      <w:r>
        <w:t>LO6: Kỹ năng lập kế hoạch, tiến hành nghiên cứu thử nghiệm và khám phá tri thức đối với các vấn đề thực tiễn cần ứng dụng công nghệ thông tin tại doanh nghiệp và các cơ quan.</w:t>
      </w:r>
    </w:p>
    <w:p w14:paraId="2F8C5CC5" w14:textId="6AFF030F" w:rsidR="007D1B0E" w:rsidRDefault="007D1B0E">
      <w:pPr>
        <w:pStyle w:val="ListParagraph"/>
        <w:numPr>
          <w:ilvl w:val="2"/>
          <w:numId w:val="3"/>
        </w:numPr>
        <w:outlineLvl w:val="3"/>
        <w:pPrChange w:id="187" w:author="Unknown" w:date="2024-12-04T01:20:00Z">
          <w:pPr>
            <w:pStyle w:val="ListParagraph"/>
            <w:numPr>
              <w:ilvl w:val="2"/>
              <w:numId w:val="3"/>
            </w:numPr>
            <w:ind w:left="1224" w:hanging="504"/>
          </w:pPr>
        </w:pPrChange>
      </w:pPr>
      <w:bookmarkStart w:id="188" w:name="_Toc184215600"/>
      <w:r>
        <w:t>Các chuyên ngành</w:t>
      </w:r>
      <w:bookmarkEnd w:id="188"/>
    </w:p>
    <w:p w14:paraId="54254378" w14:textId="44A5A5F2" w:rsidR="00475C26" w:rsidRDefault="00475C26" w:rsidP="00475C26">
      <w:pPr>
        <w:ind w:left="720"/>
      </w:pPr>
      <w:r>
        <w:br w:type="page"/>
      </w:r>
    </w:p>
    <w:p w14:paraId="21DC0C22" w14:textId="77777777" w:rsidR="00475C26" w:rsidRPr="00F226F9" w:rsidRDefault="00475C26" w:rsidP="00475C26">
      <w:pPr>
        <w:ind w:left="720"/>
      </w:pPr>
    </w:p>
    <w:p w14:paraId="15DF253D" w14:textId="77777777" w:rsidR="00475C26" w:rsidRDefault="00475C26" w:rsidP="007D1B0E">
      <w:pPr>
        <w:rPr>
          <w:b/>
          <w:bCs/>
        </w:rPr>
        <w:sectPr w:rsidR="00475C26" w:rsidSect="00F309B4">
          <w:headerReference w:type="even" r:id="rId25"/>
          <w:headerReference w:type="default" r:id="rId26"/>
          <w:footerReference w:type="default" r:id="rId27"/>
          <w:headerReference w:type="first" r:id="rId28"/>
          <w:pgSz w:w="11907" w:h="16840" w:code="9"/>
          <w:pgMar w:top="1134" w:right="1134" w:bottom="1134" w:left="1701" w:header="1134" w:footer="1134" w:gutter="0"/>
          <w:pgNumType w:start="1"/>
          <w:cols w:space="720"/>
          <w:docGrid w:linePitch="381"/>
        </w:sectPr>
      </w:pPr>
    </w:p>
    <w:p w14:paraId="36CFB946" w14:textId="11CA3851" w:rsidR="007D1B0E" w:rsidRDefault="007D1B0E" w:rsidP="007D1B0E">
      <w:pPr>
        <w:rPr>
          <w:b/>
          <w:bCs/>
        </w:rPr>
      </w:pPr>
      <w:r w:rsidRPr="00E7336C">
        <w:rPr>
          <w:b/>
          <w:bCs/>
        </w:rPr>
        <w:t>Chuyên ngành Công nghệ phần mềm</w:t>
      </w:r>
    </w:p>
    <w:p w14:paraId="5A0385C0" w14:textId="77777777" w:rsidR="007D1B0E" w:rsidRDefault="007D1B0E" w:rsidP="007D1B0E">
      <w:r>
        <w:t>LO7: Kỹ năng phân tích, thiết kế, phát triển và triển khai giải pháp tổng thể đối với hệ thống web, ứng dụng di động bao gồm máy chủ, cơ sở dữ liệu, giao diện người dùng một cách tối ưu và hiệu quả.</w:t>
      </w:r>
    </w:p>
    <w:p w14:paraId="542EEFFD" w14:textId="77777777" w:rsidR="007D1B0E" w:rsidRDefault="007D1B0E" w:rsidP="007D1B0E">
      <w:r>
        <w:t xml:space="preserve">LO8: Kỹ năng đánh giá rủi ro phần mềm, từ đó đưa ra các phương án, giải pháp đảm bảo chất lượng, </w:t>
      </w:r>
      <w:proofErr w:type="gramStart"/>
      <w:r>
        <w:t>an</w:t>
      </w:r>
      <w:proofErr w:type="gramEnd"/>
      <w:r>
        <w:t xml:space="preserve"> toàn thông tin cho phần mềm; </w:t>
      </w:r>
    </w:p>
    <w:p w14:paraId="27B9A390" w14:textId="068655E3" w:rsidR="007D1B0E" w:rsidRDefault="007D1B0E" w:rsidP="007D1B0E">
      <w:r>
        <w:t>LO9: Kỹ năng xác định nhu cầu người dùng, vận hành quản lý dự án, xác định và cụ thể hóa các giải pháp kỹ thuật, tích hợp hệ thống đối với các dự án vừa và nhỏ về phát triển phần mềm, phân tích nghiệp vụ, kiểm thử và tích hợp hệ thống.</w:t>
      </w:r>
    </w:p>
    <w:p w14:paraId="6A9993FE" w14:textId="20CF6FC3" w:rsidR="00475C26" w:rsidRDefault="00475C26" w:rsidP="007D1B0E">
      <w:r>
        <w:br w:type="column"/>
      </w:r>
    </w:p>
    <w:p w14:paraId="17C49F4F" w14:textId="77777777" w:rsidR="007D1B0E" w:rsidRDefault="007D1B0E" w:rsidP="007D1B0E">
      <w:pPr>
        <w:rPr>
          <w:b/>
          <w:bCs/>
        </w:rPr>
      </w:pPr>
      <w:r w:rsidRPr="00E7336C">
        <w:rPr>
          <w:b/>
          <w:bCs/>
        </w:rPr>
        <w:t>Chuyên ngành Hệ thống thông tin</w:t>
      </w:r>
    </w:p>
    <w:p w14:paraId="6D2064ED" w14:textId="77777777" w:rsidR="007D1B0E" w:rsidRDefault="007D1B0E" w:rsidP="007D1B0E">
      <w:r>
        <w:t xml:space="preserve">LO10: Kỹ năng tiếp nhận yêu cầu, tổng hợp, phân tích và lực chọn giải pháp quản trị cơ sở dữ liệu, mạng máy tính, dịch vụ điện toán đám mây thích hợp và tối ưu đối với yêu cầu của khách hàng; </w:t>
      </w:r>
    </w:p>
    <w:p w14:paraId="0ECCC007" w14:textId="77777777" w:rsidR="007D1B0E" w:rsidRDefault="007D1B0E" w:rsidP="007D1B0E">
      <w:r>
        <w:t xml:space="preserve">LO11: Kỹ năng xây dựng, cài đặt và triển khai hệ thống thu thập, tiền xử lý, lưu trữ, tổng hợp, so sánh và lựa chọn các phương pháp phân tích của khoa học dữ liệu thích hợp để giải quyết các bài toán thực tế; </w:t>
      </w:r>
    </w:p>
    <w:p w14:paraId="5FEF7D9F" w14:textId="77777777" w:rsidR="007D1B0E" w:rsidRDefault="007D1B0E" w:rsidP="007D1B0E">
      <w:r>
        <w:t>LO12: Kỹ năng phân tích, thiết lập và triển khai các dự án vừa và nhỏ về hệ thống thông tin, trí tuệ nhân tạo, chuỗi khối và điện toán đám mây.</w:t>
      </w:r>
    </w:p>
    <w:p w14:paraId="378E8F5A" w14:textId="77777777" w:rsidR="00475C26" w:rsidRDefault="00475C26" w:rsidP="007D1B0E">
      <w:pPr>
        <w:pStyle w:val="ListParagraph"/>
        <w:numPr>
          <w:ilvl w:val="2"/>
          <w:numId w:val="3"/>
        </w:numPr>
        <w:sectPr w:rsidR="00475C26" w:rsidSect="00475C26">
          <w:type w:val="continuous"/>
          <w:pgSz w:w="11907" w:h="16840" w:code="9"/>
          <w:pgMar w:top="1134" w:right="1134" w:bottom="1134" w:left="1701" w:header="720" w:footer="720" w:gutter="0"/>
          <w:pgBorders w:display="firstPage" w:offsetFrom="page">
            <w:top w:val="single" w:sz="24" w:space="24" w:color="auto"/>
            <w:left w:val="single" w:sz="24" w:space="24" w:color="auto"/>
            <w:bottom w:val="single" w:sz="24" w:space="24" w:color="auto"/>
            <w:right w:val="single" w:sz="24" w:space="24" w:color="auto"/>
          </w:pgBorders>
          <w:cols w:num="2" w:sep="1" w:space="720"/>
          <w:docGrid w:linePitch="360"/>
        </w:sectPr>
      </w:pPr>
    </w:p>
    <w:p w14:paraId="7111A297" w14:textId="34217A09" w:rsidR="005347A0" w:rsidRDefault="007D1B0E">
      <w:pPr>
        <w:pStyle w:val="ListParagraph"/>
        <w:numPr>
          <w:ilvl w:val="2"/>
          <w:numId w:val="3"/>
        </w:numPr>
        <w:outlineLvl w:val="3"/>
        <w:pPrChange w:id="194" w:author="Unknown" w:date="2024-12-04T01:20:00Z">
          <w:pPr>
            <w:pStyle w:val="ListParagraph"/>
            <w:numPr>
              <w:ilvl w:val="2"/>
              <w:numId w:val="3"/>
            </w:numPr>
            <w:ind w:left="1224" w:hanging="504"/>
          </w:pPr>
        </w:pPrChange>
      </w:pPr>
      <w:bookmarkStart w:id="195" w:name="_Toc184215601"/>
      <w:r>
        <w:t>Quá trình học tập</w:t>
      </w:r>
      <w:bookmarkEnd w:id="195"/>
    </w:p>
    <w:p w14:paraId="4E51854C" w14:textId="6D919500" w:rsidR="007D1B0E" w:rsidRDefault="007D1B0E">
      <w:pPr>
        <w:pStyle w:val="ListParagraph"/>
        <w:ind w:left="1225" w:firstLine="851"/>
        <w:pPrChange w:id="196" w:author="Unknown" w:date="2024-12-04T01:29:00Z">
          <w:pPr>
            <w:pStyle w:val="ListParagraph"/>
            <w:ind w:left="1224"/>
          </w:pPr>
        </w:pPrChange>
      </w:pPr>
      <w:r>
        <w:t>Giải tích lại là một câu chuyện khác. Đối mặt với những khái niệm trừu tượng như giới hạn, đạo hàm, tích phân, tôi cảm thấy khá choáng ngợp. Việc chứng minh các định lý, áp dụng công thức vào giải bài tập đòi hỏi sự tư duy logic và tính toán chính xác. Ban đầu, tôi gặp khó khăn trong việc hình dung các khái niệm và liên kết chúng với thực tế.</w:t>
      </w:r>
    </w:p>
    <w:p w14:paraId="28739D37" w14:textId="2801034C" w:rsidR="007D1B0E" w:rsidRDefault="009C13CC">
      <w:pPr>
        <w:pStyle w:val="ListParagraph"/>
        <w:ind w:left="1225" w:firstLine="851"/>
        <w:pPrChange w:id="197" w:author="Unknown" w:date="2024-12-04T01:29:00Z">
          <w:pPr>
            <w:pStyle w:val="ListParagraph"/>
            <w:ind w:left="1225" w:firstLine="720"/>
          </w:pPr>
        </w:pPrChange>
      </w:pPr>
      <w:r>
        <w:rPr>
          <w:noProof/>
        </w:rPr>
        <mc:AlternateContent>
          <mc:Choice Requires="wps">
            <w:drawing>
              <wp:anchor distT="0" distB="0" distL="114300" distR="114300" simplePos="0" relativeHeight="251661312" behindDoc="0" locked="0" layoutInCell="1" allowOverlap="1" wp14:anchorId="49E841A4" wp14:editId="012E1BB6">
                <wp:simplePos x="0" y="0"/>
                <wp:positionH relativeFrom="column">
                  <wp:posOffset>3465830</wp:posOffset>
                </wp:positionH>
                <wp:positionV relativeFrom="paragraph">
                  <wp:posOffset>1824990</wp:posOffset>
                </wp:positionV>
                <wp:extent cx="288099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29D27CB6" w14:textId="52151BF0" w:rsidR="009C13CC" w:rsidRPr="00BF1452" w:rsidRDefault="009C13CC" w:rsidP="009C13CC">
                            <w:pPr>
                              <w:pStyle w:val="Caption"/>
                              <w:jc w:val="center"/>
                              <w:rPr>
                                <w:noProof/>
                                <w:sz w:val="28"/>
                                <w:szCs w:val="28"/>
                              </w:rPr>
                            </w:pPr>
                            <w:bookmarkStart w:id="198" w:name="_Toc184166018"/>
                            <w:r>
                              <w:t xml:space="preserve">Hình  </w:t>
                            </w:r>
                            <w:fldSimple w:instr=" STYLEREF 3 \s ">
                              <w:r w:rsidR="004911D5">
                                <w:rPr>
                                  <w:noProof/>
                                </w:rPr>
                                <w:t>2.3</w:t>
                              </w:r>
                            </w:fldSimple>
                            <w:r>
                              <w:t>.</w:t>
                            </w:r>
                            <w:fldSimple w:instr=" SEQ Hình_ \* ARABIC \s 3 ">
                              <w:r w:rsidR="004911D5">
                                <w:rPr>
                                  <w:noProof/>
                                </w:rPr>
                                <w:t>1</w:t>
                              </w:r>
                            </w:fldSimple>
                            <w:r>
                              <w:t xml:space="preserve"> Học lập trình</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841A4" id="Text Box 1" o:spid="_x0000_s1030" type="#_x0000_t202" style="position:absolute;left:0;text-align:left;margin-left:272.9pt;margin-top:143.7pt;width:226.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" stroked="f">
                <v:textbox style="mso-fit-shape-to-text:t" inset="0,0,0,0">
                  <w:txbxContent>
                    <w:p w14:paraId="29D27CB6" w14:textId="52151BF0" w:rsidR="009C13CC" w:rsidRPr="00BF1452" w:rsidRDefault="009C13CC" w:rsidP="009C13CC">
                      <w:pPr>
                        <w:pStyle w:val="Caption"/>
                        <w:jc w:val="center"/>
                        <w:rPr>
                          <w:noProof/>
                          <w:sz w:val="28"/>
                          <w:szCs w:val="28"/>
                        </w:rPr>
                      </w:pPr>
                      <w:bookmarkStart w:id="199" w:name="_Toc184166018"/>
                      <w:r>
                        <w:t xml:space="preserve">Hình  </w:t>
                      </w:r>
                      <w:fldSimple w:instr=" STYLEREF 3 \s ">
                        <w:r w:rsidR="004911D5">
                          <w:rPr>
                            <w:noProof/>
                          </w:rPr>
                          <w:t>2.3</w:t>
                        </w:r>
                      </w:fldSimple>
                      <w:r>
                        <w:t>.</w:t>
                      </w:r>
                      <w:fldSimple w:instr=" SEQ Hình_ \* ARABIC \s 3 ">
                        <w:r w:rsidR="004911D5">
                          <w:rPr>
                            <w:noProof/>
                          </w:rPr>
                          <w:t>1</w:t>
                        </w:r>
                      </w:fldSimple>
                      <w:r>
                        <w:t xml:space="preserve"> Học lập trình</w:t>
                      </w:r>
                      <w:bookmarkEnd w:id="199"/>
                    </w:p>
                  </w:txbxContent>
                </v:textbox>
                <w10:wrap type="square"/>
              </v:shape>
            </w:pict>
          </mc:Fallback>
        </mc:AlternateContent>
      </w:r>
      <w:r w:rsidR="00D522D7">
        <w:rPr>
          <w:noProof/>
        </w:rPr>
        <w:drawing>
          <wp:anchor distT="0" distB="0" distL="114300" distR="114300" simplePos="0" relativeHeight="251659264" behindDoc="0" locked="0" layoutInCell="1" allowOverlap="1" wp14:anchorId="79318A2B" wp14:editId="179E2340">
            <wp:simplePos x="0" y="0"/>
            <wp:positionH relativeFrom="column">
              <wp:posOffset>3465830</wp:posOffset>
            </wp:positionH>
            <wp:positionV relativeFrom="paragraph">
              <wp:posOffset>64135</wp:posOffset>
            </wp:positionV>
            <wp:extent cx="2880995" cy="1703705"/>
            <wp:effectExtent l="0" t="0" r="0" b="0"/>
            <wp:wrapSquare wrapText="bothSides"/>
            <wp:docPr id="8" name="Picture 8" descr="A group of people sitting in a classroo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sitting in a classroom&#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995" cy="1703705"/>
                    </a:xfrm>
                    <a:prstGeom prst="rect">
                      <a:avLst/>
                    </a:prstGeom>
                  </pic:spPr>
                </pic:pic>
              </a:graphicData>
            </a:graphic>
            <wp14:sizeRelH relativeFrom="margin">
              <wp14:pctWidth>0</wp14:pctWidth>
            </wp14:sizeRelH>
            <wp14:sizeRelV relativeFrom="margin">
              <wp14:pctHeight>0</wp14:pctHeight>
            </wp14:sizeRelV>
          </wp:anchor>
        </w:drawing>
      </w:r>
      <w:r w:rsidR="007D1B0E">
        <w:t xml:space="preserve">Nhưng dần dần, qua những bài giảng chi tiết của thầy cô, những buổi thảo luận nhóm sôi nổi và việc tự luyện tập chăm chỉ, tôi bắt đầu hiểu được vẻ đẹp và sức mạnh của Giải tích. Tôi nhận ra rằng Giải tích không chỉ là một môn học khô khan mà còn là công cụ hữu ích để mô hình hóa và giải </w:t>
      </w:r>
      <w:r w:rsidR="007D1B0E">
        <w:lastRenderedPageBreak/>
        <w:t>quyết các vấn đề trong nhiều lĩnh vực khác nhau, từ vật lý, kinh tế đến khoa học máy tính. Việc tìm ra lời giải cho một bài toán khó hay chứng minh được một định lý phức tạp mang lại cho tôi cảm giác thỏa mãn khó tả.</w:t>
      </w:r>
    </w:p>
    <w:p w14:paraId="766300F9" w14:textId="67918D23" w:rsidR="007D1B0E" w:rsidRDefault="007D1B0E">
      <w:pPr>
        <w:pStyle w:val="ListParagraph"/>
        <w:ind w:left="1225" w:firstLine="851"/>
        <w:pPrChange w:id="200" w:author="Unknown" w:date="2024-12-04T01:29:00Z">
          <w:pPr>
            <w:pStyle w:val="ListParagraph"/>
            <w:ind w:left="1225" w:firstLine="720"/>
          </w:pPr>
        </w:pPrChange>
      </w:pPr>
      <w:r>
        <w:t>Trong quá trình học môn giải tích có một số công thức đáng lưu ý mà sinh viên nên nhớ</w:t>
      </w:r>
      <w:sdt>
        <w:sdtPr>
          <w:id w:val="917519559"/>
          <w:citation/>
        </w:sdtPr>
        <w:sdtEndPr/>
        <w:sdtContent>
          <w:r w:rsidR="00513BFE">
            <w:fldChar w:fldCharType="begin"/>
          </w:r>
          <w:r w:rsidR="00513BFE">
            <w:instrText xml:space="preserve"> CITATION Ngu14 \l 1033 </w:instrText>
          </w:r>
          <w:r w:rsidR="00513BFE">
            <w:fldChar w:fldCharType="separate"/>
          </w:r>
          <w:r w:rsidR="00513BFE">
            <w:rPr>
              <w:noProof/>
            </w:rPr>
            <w:t xml:space="preserve"> </w:t>
          </w:r>
          <w:r w:rsidR="00513BFE" w:rsidRPr="00513BFE">
            <w:rPr>
              <w:noProof/>
            </w:rPr>
            <w:t>[2]</w:t>
          </w:r>
          <w:r w:rsidR="00513BFE">
            <w:fldChar w:fldCharType="end"/>
          </w:r>
        </w:sdtContent>
      </w:sdt>
    </w:p>
    <w:p w14:paraId="4F2940EC" w14:textId="77777777" w:rsidR="007D1B0E" w:rsidRDefault="007D1B0E" w:rsidP="007D1B0E">
      <w:pPr>
        <w:pStyle w:val="ListParagraph"/>
        <w:numPr>
          <w:ilvl w:val="0"/>
          <w:numId w:val="4"/>
        </w:numPr>
      </w:pPr>
      <w:r>
        <w:t>Công thức Taylor:</w:t>
      </w:r>
    </w:p>
    <w:p w14:paraId="7CAC904C" w14:textId="6A1022CD" w:rsidR="007D1B0E" w:rsidRDefault="007D1B0E" w:rsidP="007D1B0E">
      <w:pPr>
        <w:pStyle w:val="ListParagraph"/>
        <w:ind w:left="1152"/>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1!</m:t>
              </m:r>
            </m:den>
          </m:f>
          <m:r>
            <w:rPr>
              <w:rFonts w:ascii="Cambria Math" w:hAnsi="Cambria Math"/>
            </w:rPr>
            <m:t>x+</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0</m:t>
                  </m:r>
                </m:e>
              </m:d>
            </m:num>
            <m:den>
              <m:r>
                <w:rPr>
                  <w:rFonts w:ascii="Cambria Math" w:hAnsi="Cambria Math"/>
                </w:rPr>
                <m:t>n!</m:t>
              </m:r>
            </m:den>
          </m:f>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+o(</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oMath>
      </m:oMathPara>
    </w:p>
    <w:p w14:paraId="0328A967" w14:textId="77777777" w:rsidR="007D1B0E" w:rsidRDefault="007D1B0E" w:rsidP="007D1B0E">
      <w:pPr>
        <w:pStyle w:val="ListParagraph"/>
        <w:numPr>
          <w:ilvl w:val="0"/>
          <w:numId w:val="4"/>
        </w:numPr>
      </w:pPr>
      <w:r>
        <w:t>Công thức tích phân bội 2:</w:t>
      </w:r>
    </w:p>
    <w:p w14:paraId="49F77636" w14:textId="1CB89940" w:rsidR="007D1B0E" w:rsidRPr="00CC5D18" w:rsidRDefault="00992E15" w:rsidP="007D1B0E">
      <w:pPr>
        <w:pStyle w:val="ListParagraph"/>
        <w:ind w:left="1152"/>
        <w:rPr>
          <w:rFonts w:eastAsiaTheme="minorEastAsia"/>
        </w:rPr>
      </w:pPr>
      <m:oMathPara>
        <m:oMath>
          <m:nary>
            <m:naryPr>
              <m:chr m:val="∭"/>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dxdy= </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dx</m:t>
                  </m:r>
                </m:e>
              </m:nary>
              <m:nary>
                <m:naryPr>
                  <m:limLoc m:val="subSup"/>
                  <m:ctrlPr>
                    <w:rPr>
                      <w:rFonts w:ascii="Cambria Math" w:hAnsi="Cambria Math"/>
                      <w:i/>
                    </w:rPr>
                  </m:ctrlPr>
                </m:naryPr>
                <m:sub>
                  <m:r>
                    <w:rPr>
                      <w:rFonts w:ascii="Cambria Math" w:hAnsi="Cambria Math"/>
                    </w:rPr>
                    <m:t>c</m:t>
                  </m:r>
                </m:sub>
                <m:sup>
                  <m:r>
                    <w:rPr>
                      <w:rFonts w:ascii="Cambria Math" w:hAnsi="Cambria Math"/>
                    </w:rPr>
                    <m:t>d</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e>
              </m:nary>
              <m:r>
                <w:rPr>
                  <w:rFonts w:ascii="Cambria Math" w:hAnsi="Cambria Math"/>
                </w:rPr>
                <m:t xml:space="preserve">= </m:t>
              </m:r>
              <m:nary>
                <m:naryPr>
                  <m:limLoc m:val="subSup"/>
                  <m:ctrlPr>
                    <w:rPr>
                      <w:rFonts w:ascii="Cambria Math" w:hAnsi="Cambria Math"/>
                      <w:i/>
                    </w:rPr>
                  </m:ctrlPr>
                </m:naryPr>
                <m:sub>
                  <m:r>
                    <w:rPr>
                      <w:rFonts w:ascii="Cambria Math" w:hAnsi="Cambria Math"/>
                    </w:rPr>
                    <m:t>c</m:t>
                  </m:r>
                </m:sub>
                <m:sup>
                  <m:r>
                    <w:rPr>
                      <w:rFonts w:ascii="Cambria Math" w:hAnsi="Cambria Math"/>
                    </w:rPr>
                    <m:t>d</m:t>
                  </m:r>
                </m:sup>
                <m:e>
                  <m:r>
                    <w:rPr>
                      <w:rFonts w:ascii="Cambria Math" w:hAnsi="Cambria Math"/>
                    </w:rPr>
                    <m:t>dy</m:t>
                  </m:r>
                </m:e>
              </m:nary>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e>
              </m:nary>
            </m:e>
          </m:nary>
        </m:oMath>
      </m:oMathPara>
    </w:p>
    <w:p w14:paraId="357ECC63" w14:textId="77777777" w:rsidR="007D1B0E" w:rsidRDefault="007D1B0E">
      <w:pPr>
        <w:pStyle w:val="ListParagraph"/>
        <w:ind w:left="1151" w:firstLine="851"/>
        <w:pPrChange w:id="201" w:author="Unknown" w:date="2024-12-04T01:29:00Z">
          <w:pPr>
            <w:pStyle w:val="ListParagraph"/>
            <w:ind w:left="1151" w:firstLine="720"/>
          </w:pPr>
        </w:pPrChange>
      </w:pPr>
      <w:r>
        <w:t xml:space="preserve">Khởi đầu với Python, tôi như lạc vào một thế giới hoàn toàn mới. Từ việc cài đặt môi trường, làm quen với các cú pháp cơ bản như </w:t>
      </w:r>
      <w:proofErr w:type="gramStart"/>
      <w:r>
        <w:t>print(</w:t>
      </w:r>
      <w:proofErr w:type="gramEnd"/>
      <w:r>
        <w:t>"Hello, World!") đến việc hiểu khái niệm biến, kiểu dữ liệu, vòng lặp và điều kiện, mỗi bước đi đều là một thử thách. Ban đầu, tôi gặp khó khăn trong việc nắm bắt logic của lập trình, thường xuyên mắc lỗi cú pháp và debug mất hàng giờ. Việc nhớ tên các hàm, cách sử dụng thư viện cũng là một trở ngại không nhỏ.</w:t>
      </w:r>
    </w:p>
    <w:p w14:paraId="5C73C97B" w14:textId="77777777" w:rsidR="007D1B0E" w:rsidRDefault="007D1B0E" w:rsidP="007D1B0E">
      <w:pPr>
        <w:pStyle w:val="ListParagraph"/>
        <w:ind w:left="1151" w:firstLine="720"/>
      </w:pPr>
    </w:p>
    <w:p w14:paraId="61055384" w14:textId="77777777" w:rsidR="007D1B0E" w:rsidRDefault="007D1B0E">
      <w:pPr>
        <w:pStyle w:val="ListParagraph"/>
        <w:ind w:left="1151" w:firstLine="851"/>
        <w:pPrChange w:id="202" w:author="Unknown" w:date="2024-12-04T01:29:00Z">
          <w:pPr>
            <w:pStyle w:val="ListParagraph"/>
            <w:ind w:left="1151"/>
          </w:pPr>
        </w:pPrChange>
      </w:pPr>
      <w:r>
        <w:t>Cảm giác tự tay tạo ra một sản phẩm, dù nhỏ bé, từ những dòng code do chính mình viết ra thật sự tuyệt vời. Đặc biệt, việc áp dụng Python vào giải quyết các bài toán thực tế trong các môn học khác càng làm tôi thêm yêu thích ngôn ngữ này. Tôi đang tìm hiểu thêm về các thư viện mạnh mẽ như NumPy, Pandas để phục vụ cho việc phân tích dữ liệu.</w:t>
      </w:r>
    </w:p>
    <w:p w14:paraId="2461D502" w14:textId="77777777" w:rsidR="007D1B0E" w:rsidRDefault="007D1B0E">
      <w:pPr>
        <w:pStyle w:val="ListParagraph"/>
        <w:ind w:left="1151" w:firstLine="851"/>
        <w:pPrChange w:id="203" w:author="Unknown" w:date="2024-12-04T01:29:00Z">
          <w:pPr>
            <w:pStyle w:val="ListParagraph"/>
            <w:ind w:left="1151"/>
          </w:pPr>
        </w:pPrChange>
      </w:pPr>
      <w:r>
        <w:t>Lưu đô thuật toán cho phương trình ax + b = 0</w:t>
      </w:r>
    </w:p>
    <w:p w14:paraId="58357056" w14:textId="77777777" w:rsidR="007D1B0E" w:rsidRPr="006C6843" w:rsidRDefault="007D1B0E" w:rsidP="007D1B0E">
      <w:pPr>
        <w:ind w:firstLine="720"/>
      </w:pPr>
      <w:r>
        <w:rPr>
          <w:noProof/>
        </w:rPr>
        <w:lastRenderedPageBreak/>
        <mc:AlternateContent>
          <mc:Choice Requires="wpc">
            <w:drawing>
              <wp:inline distT="0" distB="0" distL="0" distR="0" wp14:anchorId="37CD2917" wp14:editId="5B4E96F0">
                <wp:extent cx="5865962" cy="5632450"/>
                <wp:effectExtent l="0" t="0" r="1905" b="25400"/>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 name="Oval 35"/>
                        <wps:cNvSpPr/>
                        <wps:spPr>
                          <a:xfrm>
                            <a:off x="2080718" y="0"/>
                            <a:ext cx="1320800" cy="6407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ABDB5" w14:textId="77777777" w:rsidR="007D1B0E" w:rsidRDefault="007D1B0E" w:rsidP="007D1B0E">
                              <w:pPr>
                                <w:spacing w:after="0" w:line="240" w:lineRule="auto"/>
                                <w:jc w:val="center"/>
                                <w:rPr>
                                  <w:rFonts w:ascii="Arial" w:eastAsia="Calibri" w:hAnsi="Arial"/>
                                  <w:sz w:val="24"/>
                                  <w:szCs w:val="24"/>
                                </w:rPr>
                              </w:pPr>
                              <w:r>
                                <w:rPr>
                                  <w:rFonts w:ascii="Arial" w:eastAsia="Calibri" w:hAnsi="Arial"/>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Data 36"/>
                        <wps:cNvSpPr/>
                        <wps:spPr>
                          <a:xfrm>
                            <a:off x="2146661" y="1025389"/>
                            <a:ext cx="1214755" cy="5232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ACC489" w14:textId="77777777" w:rsidR="007D1B0E" w:rsidRDefault="007D1B0E" w:rsidP="007D1B0E">
                              <w:pPr>
                                <w:spacing w:after="0" w:line="240" w:lineRule="auto"/>
                                <w:jc w:val="center"/>
                                <w:rPr>
                                  <w:rFonts w:eastAsia="Calibri"/>
                                  <w:sz w:val="24"/>
                                  <w:szCs w:val="24"/>
                                </w:rPr>
                              </w:pPr>
                              <w:r>
                                <w:rPr>
                                  <w:rFonts w:eastAsia="Calibri"/>
                                </w:rPr>
                                <w:t>a,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Decision 37"/>
                        <wps:cNvSpPr/>
                        <wps:spPr>
                          <a:xfrm>
                            <a:off x="2198419" y="2069185"/>
                            <a:ext cx="1158240" cy="7372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FC984E" w14:textId="77777777" w:rsidR="007D1B0E" w:rsidRDefault="007D1B0E" w:rsidP="007D1B0E">
                              <w:pPr>
                                <w:spacing w:line="240" w:lineRule="auto"/>
                                <w:jc w:val="center"/>
                                <w:rPr>
                                  <w:rFonts w:eastAsia="Calibri"/>
                                  <w:sz w:val="24"/>
                                  <w:szCs w:val="24"/>
                                </w:rPr>
                              </w:pPr>
                              <w:r>
                                <w:rPr>
                                  <w:rFonts w:eastAsia="Calibri"/>
                                </w:rPr>
                                <w:t>a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Flowchart: Decision 38"/>
                        <wps:cNvSpPr/>
                        <wps:spPr>
                          <a:xfrm>
                            <a:off x="3857048" y="2789138"/>
                            <a:ext cx="1171575" cy="75120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BCEB0" w14:textId="77777777" w:rsidR="007D1B0E" w:rsidRDefault="007D1B0E" w:rsidP="007D1B0E">
                              <w:pPr>
                                <w:spacing w:after="0" w:line="240" w:lineRule="auto"/>
                                <w:jc w:val="center"/>
                                <w:rPr>
                                  <w:rFonts w:eastAsia="Calibri"/>
                                  <w:sz w:val="24"/>
                                  <w:szCs w:val="24"/>
                                </w:rPr>
                              </w:pPr>
                              <w:r>
                                <w:rPr>
                                  <w:rFonts w:eastAsia="Calibri"/>
                                </w:rPr>
                                <w:t>b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47414" y="2892908"/>
                            <a:ext cx="1142365" cy="487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5146D" w14:textId="77777777" w:rsidR="007D1B0E" w:rsidRDefault="007D1B0E" w:rsidP="007D1B0E">
                              <w:pPr>
                                <w:spacing w:after="0" w:line="240" w:lineRule="auto"/>
                                <w:jc w:val="center"/>
                                <w:rPr>
                                  <w:rFonts w:eastAsia="Calibri"/>
                                  <w:sz w:val="24"/>
                                  <w:szCs w:val="24"/>
                                </w:rPr>
                              </w:pPr>
                              <w:r>
                                <w:rPr>
                                  <w:rFonts w:eastAsia="Calibri"/>
                                </w:rPr>
                                <w:t>vx = -b/a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447414" y="4053943"/>
                            <a:ext cx="1124585" cy="4133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D4EF2" w14:textId="77777777" w:rsidR="007D1B0E" w:rsidRDefault="007D1B0E" w:rsidP="007D1B0E">
                              <w:pPr>
                                <w:spacing w:after="0" w:line="240" w:lineRule="auto"/>
                                <w:jc w:val="center"/>
                                <w:rPr>
                                  <w:rFonts w:eastAsia="Calibri"/>
                                  <w:sz w:val="24"/>
                                  <w:szCs w:val="24"/>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858968" y="4003778"/>
                            <a:ext cx="107188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A8058" w14:textId="77777777" w:rsidR="007D1B0E" w:rsidRDefault="007D1B0E" w:rsidP="007D1B0E">
                              <w:pPr>
                                <w:spacing w:after="0" w:line="240" w:lineRule="auto"/>
                                <w:jc w:val="center"/>
                                <w:rPr>
                                  <w:rFonts w:eastAsia="Calibri"/>
                                  <w:sz w:val="24"/>
                                  <w:szCs w:val="24"/>
                                </w:rPr>
                              </w:pPr>
                              <w:r>
                                <w:rPr>
                                  <w:rFonts w:eastAsia="Calibri"/>
                                </w:rPr>
                                <w:t>Vô nghiệm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510460" y="3981940"/>
                            <a:ext cx="1344295"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7A6F0F" w14:textId="77777777" w:rsidR="007D1B0E" w:rsidRDefault="007D1B0E" w:rsidP="007D1B0E">
                              <w:pPr>
                                <w:spacing w:after="0" w:line="240" w:lineRule="auto"/>
                                <w:jc w:val="center"/>
                                <w:rPr>
                                  <w:rFonts w:eastAsia="Calibri"/>
                                  <w:sz w:val="24"/>
                                  <w:szCs w:val="24"/>
                                </w:rPr>
                              </w:pPr>
                              <w:r>
                                <w:rPr>
                                  <w:rFonts w:eastAsia="Calibri"/>
                                </w:rPr>
                                <w:t>Vô số nghiệm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3294598" y="4768809"/>
                            <a:ext cx="201295" cy="216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754092" y="5187430"/>
                            <a:ext cx="1295400" cy="4438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36A0A" w14:textId="77777777" w:rsidR="007D1B0E" w:rsidRDefault="007D1B0E" w:rsidP="007D1B0E">
                              <w:pPr>
                                <w:spacing w:line="240" w:lineRule="auto"/>
                                <w:jc w:val="center"/>
                                <w:rPr>
                                  <w:rFonts w:eastAsia="Calibri"/>
                                  <w:sz w:val="24"/>
                                  <w:szCs w:val="24"/>
                                </w:rPr>
                              </w:pPr>
                              <w:r>
                                <w:rPr>
                                  <w:rFonts w:eastAsia="Calibri"/>
                                </w:rP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35" idx="4"/>
                          <a:endCxn id="36" idx="1"/>
                        </wps:cNvCnPr>
                        <wps:spPr>
                          <a:xfrm>
                            <a:off x="2741118" y="640715"/>
                            <a:ext cx="12921" cy="3846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36" idx="4"/>
                          <a:endCxn id="37" idx="0"/>
                        </wps:cNvCnPr>
                        <wps:spPr>
                          <a:xfrm>
                            <a:off x="2754039" y="1548629"/>
                            <a:ext cx="23500" cy="520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or: Elbow 48"/>
                        <wps:cNvCnPr>
                          <a:stCxn id="37" idx="1"/>
                          <a:endCxn id="39" idx="0"/>
                        </wps:cNvCnPr>
                        <wps:spPr>
                          <a:xfrm rot="10800000" flipV="1">
                            <a:off x="1018597" y="2437802"/>
                            <a:ext cx="1179822" cy="4551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Connector: Elbow 49"/>
                        <wps:cNvCnPr>
                          <a:stCxn id="37" idx="3"/>
                          <a:endCxn id="38" idx="0"/>
                        </wps:cNvCnPr>
                        <wps:spPr>
                          <a:xfrm>
                            <a:off x="3356659" y="2437803"/>
                            <a:ext cx="1086177" cy="35133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a:stCxn id="39" idx="2"/>
                          <a:endCxn id="40" idx="0"/>
                        </wps:cNvCnPr>
                        <wps:spPr>
                          <a:xfrm flipH="1">
                            <a:off x="1009707" y="3379953"/>
                            <a:ext cx="8890" cy="6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or: Elbow 51"/>
                        <wps:cNvCnPr>
                          <a:stCxn id="38" idx="1"/>
                          <a:endCxn id="42" idx="0"/>
                        </wps:cNvCnPr>
                        <wps:spPr>
                          <a:xfrm rot="10800000" flipV="1">
                            <a:off x="3394908" y="3164740"/>
                            <a:ext cx="462140" cy="83903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Elbow 53"/>
                        <wps:cNvCnPr>
                          <a:stCxn id="38" idx="3"/>
                          <a:endCxn id="43" idx="0"/>
                        </wps:cNvCnPr>
                        <wps:spPr>
                          <a:xfrm>
                            <a:off x="5028623" y="3164741"/>
                            <a:ext cx="153985" cy="8171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nector: Elbow 54"/>
                        <wps:cNvCnPr>
                          <a:stCxn id="40" idx="2"/>
                          <a:endCxn id="44" idx="2"/>
                        </wps:cNvCnPr>
                        <wps:spPr>
                          <a:xfrm rot="16200000" flipH="1">
                            <a:off x="1947278" y="3529756"/>
                            <a:ext cx="409749" cy="228489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a:stCxn id="42" idx="2"/>
                          <a:endCxn id="44" idx="0"/>
                        </wps:cNvCnPr>
                        <wps:spPr>
                          <a:xfrm>
                            <a:off x="3394908" y="4467328"/>
                            <a:ext cx="338" cy="301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nector: Elbow 56"/>
                        <wps:cNvCnPr>
                          <a:endCxn id="44" idx="6"/>
                        </wps:cNvCnPr>
                        <wps:spPr>
                          <a:xfrm rot="10800000" flipV="1">
                            <a:off x="3495613" y="4462299"/>
                            <a:ext cx="1663045" cy="414778"/>
                          </a:xfrm>
                          <a:prstGeom prst="bentConnector3">
                            <a:avLst>
                              <a:gd name="adj1" fmla="val -85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4" idx="4"/>
                          <a:endCxn id="45" idx="0"/>
                        </wps:cNvCnPr>
                        <wps:spPr>
                          <a:xfrm>
                            <a:off x="3394976" y="4985344"/>
                            <a:ext cx="6546" cy="202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CD2917" id="Canvas 33" o:spid="_x0000_s1031" editas="canvas" style="width:461.9pt;height:443.5pt;mso-position-horizontal-relative:char;mso-position-vertical-relative:line" coordsize="58654,5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">
                <v:shape id="_x0000_s1032" type="#_x0000_t75" style="position:absolute;width:58654;height:56324;visibility:visible;mso-wrap-style:square" filled="t">
                  <v:fill o:detectmouseclick="t"/>
                  <v:path o:connecttype="none"/>
                </v:shape>
                <v:oval id="Oval 35" o:spid="_x0000_s1033" style="position:absolute;left:20807;width:13208;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4472c4 [3204]" strokecolor="#1f3763 [1604]" strokeweight="1pt">
                  <v:stroke joinstyle="miter"/>
                  <v:textbox>
                    <w:txbxContent>
                      <w:p w14:paraId="6ADABDB5" w14:textId="77777777" w:rsidR="007D1B0E" w:rsidRDefault="007D1B0E" w:rsidP="007D1B0E">
                        <w:pPr>
                          <w:spacing w:after="0" w:line="240" w:lineRule="auto"/>
                          <w:jc w:val="center"/>
                          <w:rPr>
                            <w:rFonts w:ascii="Arial" w:eastAsia="Calibri" w:hAnsi="Arial"/>
                            <w:sz w:val="24"/>
                            <w:szCs w:val="24"/>
                          </w:rPr>
                        </w:pPr>
                        <w:r>
                          <w:rPr>
                            <w:rFonts w:ascii="Arial" w:eastAsia="Calibri" w:hAnsi="Arial"/>
                          </w:rPr>
                          <w:t>Bắt đầu</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Flowchart: Data 36" o:spid="_x0000_s1034" type="#_x0000_t111" style="position:absolute;left:21466;top:10253;width:12148;height:5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" fillcolor="#4472c4 [3204]" strokecolor="#1f3763 [1604]" strokeweight="1pt">
                  <v:textbox>
                    <w:txbxContent>
                      <w:p w14:paraId="64ACC489" w14:textId="77777777" w:rsidR="007D1B0E" w:rsidRDefault="007D1B0E" w:rsidP="007D1B0E">
                        <w:pPr>
                          <w:spacing w:after="0" w:line="240" w:lineRule="auto"/>
                          <w:jc w:val="center"/>
                          <w:rPr>
                            <w:rFonts w:eastAsia="Calibri"/>
                            <w:sz w:val="24"/>
                            <w:szCs w:val="24"/>
                          </w:rPr>
                        </w:pPr>
                        <w:r>
                          <w:rPr>
                            <w:rFonts w:eastAsia="Calibri"/>
                          </w:rPr>
                          <w:t>a, b</w:t>
                        </w:r>
                      </w:p>
                    </w:txbxContent>
                  </v:textbox>
                </v:shape>
                <v:shapetype id="_x0000_t110" coordsize="21600,21600" o:spt="110" path="m10800,l,10800,10800,21600,21600,10800xe">
                  <v:stroke joinstyle="miter"/>
                  <v:path gradientshapeok="t" o:connecttype="rect" textboxrect="5400,5400,16200,16200"/>
                </v:shapetype>
                <v:shape id="Flowchart: Decision 37" o:spid="_x0000_s1035" type="#_x0000_t110" style="position:absolute;left:21984;top:20691;width:11582;height:7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" fillcolor="#4472c4 [3204]" strokecolor="#1f3763 [1604]" strokeweight="1pt">
                  <v:textbox>
                    <w:txbxContent>
                      <w:p w14:paraId="52FC984E" w14:textId="77777777" w:rsidR="007D1B0E" w:rsidRDefault="007D1B0E" w:rsidP="007D1B0E">
                        <w:pPr>
                          <w:spacing w:line="240" w:lineRule="auto"/>
                          <w:jc w:val="center"/>
                          <w:rPr>
                            <w:rFonts w:eastAsia="Calibri"/>
                            <w:sz w:val="24"/>
                            <w:szCs w:val="24"/>
                          </w:rPr>
                        </w:pPr>
                        <w:r>
                          <w:rPr>
                            <w:rFonts w:eastAsia="Calibri"/>
                          </w:rPr>
                          <w:t>a = 0</w:t>
                        </w:r>
                      </w:p>
                    </w:txbxContent>
                  </v:textbox>
                </v:shape>
                <v:shape id="Flowchart: Decision 38" o:spid="_x0000_s1036" type="#_x0000_t110" style="position:absolute;left:38570;top:27891;width:11716;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" fillcolor="#4472c4 [3204]" strokecolor="#1f3763 [1604]" strokeweight="1pt">
                  <v:textbox>
                    <w:txbxContent>
                      <w:p w14:paraId="3F6BCEB0" w14:textId="77777777" w:rsidR="007D1B0E" w:rsidRDefault="007D1B0E" w:rsidP="007D1B0E">
                        <w:pPr>
                          <w:spacing w:after="0" w:line="240" w:lineRule="auto"/>
                          <w:jc w:val="center"/>
                          <w:rPr>
                            <w:rFonts w:eastAsia="Calibri"/>
                            <w:sz w:val="24"/>
                            <w:szCs w:val="24"/>
                          </w:rPr>
                        </w:pPr>
                        <w:r>
                          <w:rPr>
                            <w:rFonts w:eastAsia="Calibri"/>
                          </w:rPr>
                          <w:t>b = 0</w:t>
                        </w:r>
                      </w:p>
                    </w:txbxContent>
                  </v:textbox>
                </v:shape>
                <v:rect id="Rectangle 39" o:spid="_x0000_s1037" style="position:absolute;left:4474;top:28929;width:11423;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25E5146D" w14:textId="77777777" w:rsidR="007D1B0E" w:rsidRDefault="007D1B0E" w:rsidP="007D1B0E">
                        <w:pPr>
                          <w:spacing w:after="0" w:line="240" w:lineRule="auto"/>
                          <w:jc w:val="center"/>
                          <w:rPr>
                            <w:rFonts w:eastAsia="Calibri"/>
                            <w:sz w:val="24"/>
                            <w:szCs w:val="24"/>
                          </w:rPr>
                        </w:pPr>
                        <w:r>
                          <w:rPr>
                            <w:rFonts w:eastAsia="Calibri"/>
                          </w:rPr>
                          <w:t>vx = -b/a</w:t>
                        </w:r>
                      </w:p>
                    </w:txbxContent>
                  </v:textbox>
                </v:rect>
                <v:rect id="Rectangle 40" o:spid="_x0000_s1038" style="position:absolute;left:4474;top:40539;width:11245;height:4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604D4EF2" w14:textId="77777777" w:rsidR="007D1B0E" w:rsidRDefault="007D1B0E" w:rsidP="007D1B0E">
                        <w:pPr>
                          <w:spacing w:after="0" w:line="240" w:lineRule="auto"/>
                          <w:jc w:val="center"/>
                          <w:rPr>
                            <w:rFonts w:eastAsia="Calibri"/>
                            <w:sz w:val="24"/>
                            <w:szCs w:val="24"/>
                          </w:rPr>
                        </w:pPr>
                        <w:r>
                          <w:rPr>
                            <w:rFonts w:eastAsia="Calibri"/>
                          </w:rPr>
                          <w:t>x</w:t>
                        </w:r>
                      </w:p>
                    </w:txbxContent>
                  </v:textbox>
                </v:rect>
                <v:rect id="Rectangle 42" o:spid="_x0000_s1039" style="position:absolute;left:28589;top:40037;width:10719;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10DA8058" w14:textId="77777777" w:rsidR="007D1B0E" w:rsidRDefault="007D1B0E" w:rsidP="007D1B0E">
                        <w:pPr>
                          <w:spacing w:after="0" w:line="240" w:lineRule="auto"/>
                          <w:jc w:val="center"/>
                          <w:rPr>
                            <w:rFonts w:eastAsia="Calibri"/>
                            <w:sz w:val="24"/>
                            <w:szCs w:val="24"/>
                          </w:rPr>
                        </w:pPr>
                        <w:r>
                          <w:rPr>
                            <w:rFonts w:eastAsia="Calibri"/>
                          </w:rPr>
                          <w:t>Vô nghiệm</w:t>
                        </w:r>
                      </w:p>
                    </w:txbxContent>
                  </v:textbox>
                </v:rect>
                <v:rect id="Rectangle 43" o:spid="_x0000_s1040" style="position:absolute;left:45104;top:39819;width:13443;height: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4472c4 [3204]" strokecolor="#1f3763 [1604]" strokeweight="1pt">
                  <v:textbox>
                    <w:txbxContent>
                      <w:p w14:paraId="297A6F0F" w14:textId="77777777" w:rsidR="007D1B0E" w:rsidRDefault="007D1B0E" w:rsidP="007D1B0E">
                        <w:pPr>
                          <w:spacing w:after="0" w:line="240" w:lineRule="auto"/>
                          <w:jc w:val="center"/>
                          <w:rPr>
                            <w:rFonts w:eastAsia="Calibri"/>
                            <w:sz w:val="24"/>
                            <w:szCs w:val="24"/>
                          </w:rPr>
                        </w:pPr>
                        <w:r>
                          <w:rPr>
                            <w:rFonts w:eastAsia="Calibri"/>
                          </w:rPr>
                          <w:t>Vô số nghiệm</w:t>
                        </w:r>
                      </w:p>
                    </w:txbxContent>
                  </v:textbox>
                </v:rect>
                <v:oval id="Oval 44" o:spid="_x0000_s1041" style="position:absolute;left:32945;top:47688;width:2013;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" fillcolor="#4472c4 [3204]" strokecolor="#1f3763 [1604]" strokeweight="1pt">
                  <v:stroke joinstyle="miter"/>
                </v:oval>
                <v:oval id="Oval 45" o:spid="_x0000_s1042" style="position:absolute;left:27540;top:51874;width:12954;height:4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" fillcolor="#4472c4 [3204]" strokecolor="#1f3763 [1604]" strokeweight="1pt">
                  <v:stroke joinstyle="miter"/>
                  <v:textbox>
                    <w:txbxContent>
                      <w:p w14:paraId="59036A0A" w14:textId="77777777" w:rsidR="007D1B0E" w:rsidRDefault="007D1B0E" w:rsidP="007D1B0E">
                        <w:pPr>
                          <w:spacing w:line="240" w:lineRule="auto"/>
                          <w:jc w:val="center"/>
                          <w:rPr>
                            <w:rFonts w:eastAsia="Calibri"/>
                            <w:sz w:val="24"/>
                            <w:szCs w:val="24"/>
                          </w:rPr>
                        </w:pPr>
                        <w:r>
                          <w:rPr>
                            <w:rFonts w:eastAsia="Calibri"/>
                          </w:rPr>
                          <w:t>Kết thúc</w:t>
                        </w:r>
                      </w:p>
                    </w:txbxContent>
                  </v:textbox>
                </v:oval>
                <v:shapetype id="_x0000_t32" coordsize="21600,21600" o:spt="32" o:oned="t" path="m,l21600,21600e" filled="f">
                  <v:path arrowok="t" fillok="f" o:connecttype="none"/>
                  <o:lock v:ext="edit" shapetype="t"/>
                </v:shapetype>
                <v:shape id="Straight Arrow Connector 46" o:spid="_x0000_s1043" type="#_x0000_t32" style="position:absolute;left:27411;top:6407;width:129;height:3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" strokecolor="#4472c4 [3204]" strokeweight=".5pt">
                  <v:stroke endarrow="block" joinstyle="miter"/>
                </v:shape>
                <v:shape id="Straight Arrow Connector 47" o:spid="_x0000_s1044" type="#_x0000_t32" style="position:absolute;left:27540;top:15486;width:235;height:5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Connector: Elbow 48" o:spid="_x0000_s1045" type="#_x0000_t33" style="position:absolute;left:10185;top:24378;width:11799;height:45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" strokecolor="#4472c4 [3204]" strokeweight=".5pt">
                  <v:stroke endarrow="block"/>
                </v:shape>
                <v:shape id="Connector: Elbow 49" o:spid="_x0000_s1046" type="#_x0000_t33" style="position:absolute;left:33566;top:24378;width:10862;height:35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" strokecolor="#4472c4 [3204]" strokeweight=".5pt">
                  <v:stroke endarrow="block"/>
                </v:shape>
                <v:shape id="Straight Arrow Connector 50" o:spid="_x0000_s1047" type="#_x0000_t32" style="position:absolute;left:10097;top:33799;width:88;height:6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Connector: Elbow 51" o:spid="_x0000_s1048" type="#_x0000_t33" style="position:absolute;left:33949;top:31647;width:4621;height:839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" strokecolor="#4472c4 [3204]" strokeweight=".5pt">
                  <v:stroke endarrow="block"/>
                </v:shape>
                <v:shape id="Connector: Elbow 53" o:spid="_x0000_s1049" type="#_x0000_t33" style="position:absolute;left:50286;top:31647;width:1540;height:8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" strokecolor="#4472c4 [3204]" strokeweight=".5pt">
                  <v:stroke endarrow="block"/>
                </v:shape>
                <v:shape id="Connector: Elbow 54" o:spid="_x0000_s1050" type="#_x0000_t33" style="position:absolute;left:19472;top:35298;width:4097;height:228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" strokecolor="#4472c4 [3204]" strokeweight=".5pt">
                  <v:stroke endarrow="block"/>
                </v:shape>
                <v:shape id="Straight Arrow Connector 55" o:spid="_x0000_s1051" type="#_x0000_t32" style="position:absolute;left:33949;top:44673;width:3;height:3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6" o:spid="_x0000_s1052" type="#_x0000_t34" style="position:absolute;left:34956;top:44622;width:16630;height:414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" adj="-185" strokecolor="#4472c4 [3204]" strokeweight=".5pt">
                  <v:stroke endarrow="block"/>
                </v:shape>
                <v:shape id="Straight Arrow Connector 58" o:spid="_x0000_s1053" type="#_x0000_t32" style="position:absolute;left:33949;top:49853;width:66;height:20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w10:anchorlock/>
              </v:group>
            </w:pict>
          </mc:Fallback>
        </mc:AlternateContent>
      </w:r>
    </w:p>
    <w:p w14:paraId="2D23336A" w14:textId="6E01A493" w:rsidR="00191A03" w:rsidRDefault="00F90AC5" w:rsidP="00191A03">
      <w:pPr>
        <w:pStyle w:val="ListParagraph"/>
        <w:numPr>
          <w:ilvl w:val="0"/>
          <w:numId w:val="5"/>
        </w:numPr>
        <w:tabs>
          <w:tab w:val="left" w:pos="2835"/>
        </w:tabs>
      </w:pPr>
      <w:r w:rsidRPr="00F90AC5">
        <w:t>Xác định xem a có khác 0 hay không. Nếu a = 0 thì phương trình không phải là phương trình bậc nhất một ẩn và cần xem xét lại.</w:t>
      </w:r>
    </w:p>
    <w:p w14:paraId="5013954F" w14:textId="273C2539" w:rsidR="00F90AC5" w:rsidRDefault="00F90AC5" w:rsidP="00191A03">
      <w:pPr>
        <w:pStyle w:val="ListParagraph"/>
        <w:numPr>
          <w:ilvl w:val="0"/>
          <w:numId w:val="5"/>
        </w:numPr>
        <w:tabs>
          <w:tab w:val="left" w:pos="2835"/>
        </w:tabs>
      </w:pPr>
      <w:r w:rsidRPr="00F90AC5">
        <w:t>Thực hiện các phép tính cộng, trừ, nhân, chia để rút gọn hai vế của phương trình. Mục tiêu là đưa phương trình về dạng đơn giản nhất, thường là ax = -b.</w:t>
      </w:r>
    </w:p>
    <w:p w14:paraId="496CD65F" w14:textId="792FDC72" w:rsidR="00F90AC5" w:rsidRDefault="00F90AC5" w:rsidP="00191A03">
      <w:pPr>
        <w:pStyle w:val="ListParagraph"/>
        <w:numPr>
          <w:ilvl w:val="0"/>
          <w:numId w:val="5"/>
        </w:numPr>
        <w:tabs>
          <w:tab w:val="left" w:pos="2835"/>
        </w:tabs>
      </w:pPr>
      <w:r w:rsidRPr="00F90AC5">
        <w:t>Chia cả hai vế của phương trình cho a. Ta được: x = -b/a.</w:t>
      </w:r>
    </w:p>
    <w:p w14:paraId="61A99E30" w14:textId="77777777" w:rsidR="00EA26AB" w:rsidRDefault="00F90AC5" w:rsidP="00EA26AB">
      <w:pPr>
        <w:pStyle w:val="ListParagraph"/>
        <w:numPr>
          <w:ilvl w:val="0"/>
          <w:numId w:val="5"/>
        </w:numPr>
        <w:tabs>
          <w:tab w:val="left" w:pos="2835"/>
        </w:tabs>
      </w:pPr>
      <w:r w:rsidRPr="00F90AC5">
        <w:t>Kết luận: Phương trình có nghiệm duy nhất là x = -b/a.</w:t>
      </w:r>
    </w:p>
    <w:p w14:paraId="0AA5EE35" w14:textId="77777777" w:rsidR="003C561B" w:rsidRDefault="003C561B" w:rsidP="00EA26AB">
      <w:pPr>
        <w:pStyle w:val="ListParagraph"/>
        <w:tabs>
          <w:tab w:val="left" w:pos="2835"/>
        </w:tabs>
        <w:ind w:left="1440"/>
      </w:pPr>
    </w:p>
    <w:p w14:paraId="77DF597E" w14:textId="07DED534" w:rsidR="00BD60CA" w:rsidRDefault="00BD60CA" w:rsidP="00EA26AB">
      <w:pPr>
        <w:pStyle w:val="ListParagraph"/>
        <w:tabs>
          <w:tab w:val="left" w:pos="2835"/>
        </w:tabs>
        <w:ind w:left="1440"/>
      </w:pPr>
      <w:r>
        <w:t>Hãy tưởng tượng bạn đang làm một chiếc bánh kem. Bạn sẽ có một danh sách các nguyên liệu, các bước thực hiện rõ ràng, và cuối cùng sẽ có một chiếc bánh thơm ngon. Danh sách nguyên liệu và các bước thực hiện đó chính là thuật toán của bạn.</w:t>
      </w:r>
    </w:p>
    <w:p w14:paraId="4E7941B1" w14:textId="77777777" w:rsidR="00BD60CA" w:rsidRDefault="00BD60CA">
      <w:pPr>
        <w:pStyle w:val="ListParagraph"/>
        <w:tabs>
          <w:tab w:val="left" w:pos="2835"/>
        </w:tabs>
        <w:ind w:left="1224" w:firstLine="851"/>
        <w:pPrChange w:id="204" w:author="Unknown" w:date="2024-12-04T01:29:00Z">
          <w:pPr>
            <w:pStyle w:val="ListParagraph"/>
            <w:tabs>
              <w:tab w:val="left" w:pos="2835"/>
            </w:tabs>
            <w:ind w:left="1224"/>
          </w:pPr>
        </w:pPrChange>
      </w:pPr>
    </w:p>
    <w:p w14:paraId="0A1998FB" w14:textId="70782F44" w:rsidR="005347A0" w:rsidRDefault="00BD60CA">
      <w:pPr>
        <w:pStyle w:val="ListParagraph"/>
        <w:tabs>
          <w:tab w:val="left" w:pos="2835"/>
        </w:tabs>
        <w:ind w:left="1225" w:firstLine="851"/>
        <w:pPrChange w:id="205" w:author="Unknown" w:date="2024-12-04T01:29:00Z">
          <w:pPr>
            <w:pStyle w:val="ListParagraph"/>
            <w:tabs>
              <w:tab w:val="left" w:pos="2835"/>
            </w:tabs>
            <w:ind w:left="1225" w:firstLine="720"/>
          </w:pPr>
        </w:pPrChange>
      </w:pPr>
      <w:r>
        <w:t xml:space="preserve">Trong khoa học máy tính, thuật toán là một tập hợp các hướng dẫn rõ ràng, có thể thực hiện được bằng máy tính để giải quyết một </w:t>
      </w:r>
      <w:r>
        <w:lastRenderedPageBreak/>
        <w:t>vấn đề cụ thể. Nó giống như một công thức nấu ăn, chỉ cho máy tính từng bước cần làm để đạt được kết quả mong muốn.</w:t>
      </w:r>
    </w:p>
    <w:p w14:paraId="4DBA3F42" w14:textId="2793E2A2" w:rsidR="00BD60CA" w:rsidRPr="00BD60CA" w:rsidRDefault="00BD60CA" w:rsidP="00BD60CA">
      <w:pPr>
        <w:pStyle w:val="ListParagraph"/>
        <w:tabs>
          <w:tab w:val="left" w:pos="2835"/>
        </w:tabs>
        <w:ind w:left="1224"/>
        <w:rPr>
          <w:b/>
          <w:bCs/>
        </w:rPr>
      </w:pPr>
      <w:r w:rsidRPr="00BD60CA">
        <w:rPr>
          <w:b/>
          <w:bCs/>
        </w:rPr>
        <w:t>Một số thuật toán cơ bản mà bạn nên biết:</w:t>
      </w:r>
    </w:p>
    <w:p w14:paraId="6F6A27E2" w14:textId="2280D39B" w:rsidR="00BD60CA" w:rsidRDefault="00BD60CA" w:rsidP="00BD60CA">
      <w:pPr>
        <w:pStyle w:val="ListParagraph"/>
        <w:numPr>
          <w:ilvl w:val="0"/>
          <w:numId w:val="4"/>
        </w:numPr>
        <w:tabs>
          <w:tab w:val="left" w:pos="2835"/>
        </w:tabs>
        <w:rPr>
          <w:b/>
          <w:bCs/>
        </w:rPr>
      </w:pPr>
      <w:r w:rsidRPr="00BD60CA">
        <w:rPr>
          <w:b/>
          <w:bCs/>
        </w:rPr>
        <w:t>Thuật toán sắp xếp:</w:t>
      </w:r>
    </w:p>
    <w:p w14:paraId="4ABD7ED9" w14:textId="77777777" w:rsidR="00BD60CA" w:rsidRPr="00BD60CA" w:rsidRDefault="00BD60CA" w:rsidP="00BD60CA">
      <w:pPr>
        <w:pStyle w:val="ListParagraph"/>
        <w:numPr>
          <w:ilvl w:val="1"/>
          <w:numId w:val="4"/>
        </w:numPr>
        <w:tabs>
          <w:tab w:val="left" w:pos="2835"/>
        </w:tabs>
      </w:pPr>
      <w:r w:rsidRPr="00BD60CA">
        <w:rPr>
          <w:b/>
          <w:bCs/>
        </w:rPr>
        <w:t xml:space="preserve">Sắp xếp nổi bọt (Bubble Sort): </w:t>
      </w:r>
      <w:r w:rsidRPr="00BD60CA">
        <w:t>So sánh từng cặp phần tử liền kề và đổi chỗ nếu chúng không theo thứ tự mong muốn.</w:t>
      </w:r>
    </w:p>
    <w:p w14:paraId="62B82CFC" w14:textId="77777777" w:rsidR="00BD60CA" w:rsidRPr="00BD60CA" w:rsidRDefault="00BD60CA" w:rsidP="00BD60CA">
      <w:pPr>
        <w:pStyle w:val="ListParagraph"/>
        <w:numPr>
          <w:ilvl w:val="1"/>
          <w:numId w:val="4"/>
        </w:numPr>
        <w:tabs>
          <w:tab w:val="left" w:pos="2835"/>
        </w:tabs>
        <w:rPr>
          <w:b/>
          <w:bCs/>
        </w:rPr>
      </w:pPr>
      <w:r w:rsidRPr="00BD60CA">
        <w:rPr>
          <w:b/>
          <w:bCs/>
        </w:rPr>
        <w:t xml:space="preserve">Sắp xếp chọn (Selection Sort): </w:t>
      </w:r>
      <w:r w:rsidRPr="00BD60CA">
        <w:rPr>
          <w:b/>
          <w:bCs/>
          <w:i/>
          <w:iCs/>
        </w:rPr>
        <w:t>Tìm phần tử nhỏ nhất trong dãy và đổi chỗ nó với phần tử đầu tiên, lặp lại cho đến khi dãy được sắp xếp.</w:t>
      </w:r>
    </w:p>
    <w:p w14:paraId="366E4499" w14:textId="0958B104" w:rsidR="00BD60CA" w:rsidRPr="00B557EB" w:rsidRDefault="00BD60CA" w:rsidP="00BD60CA">
      <w:pPr>
        <w:pStyle w:val="ListParagraph"/>
        <w:numPr>
          <w:ilvl w:val="1"/>
          <w:numId w:val="4"/>
        </w:numPr>
        <w:tabs>
          <w:tab w:val="left" w:pos="2835"/>
        </w:tabs>
        <w:rPr>
          <w:b/>
          <w:bCs/>
        </w:rPr>
      </w:pPr>
      <w:r w:rsidRPr="00BD60CA">
        <w:rPr>
          <w:b/>
          <w:bCs/>
        </w:rPr>
        <w:t xml:space="preserve">Sắp xếp chèn (Insertion Sort): </w:t>
      </w:r>
      <w:r w:rsidRPr="00BD60CA">
        <w:t>Lần lượt đưa từng phần tử vào đúng vị trí của nó trong dãy đã sắp xếp.</w:t>
      </w:r>
    </w:p>
    <w:p w14:paraId="2A8BA146" w14:textId="6401391E" w:rsidR="00B557EB" w:rsidRDefault="00B557EB" w:rsidP="00B557EB">
      <w:pPr>
        <w:pStyle w:val="ListParagraph"/>
        <w:numPr>
          <w:ilvl w:val="0"/>
          <w:numId w:val="4"/>
        </w:numPr>
        <w:tabs>
          <w:tab w:val="left" w:pos="2835"/>
        </w:tabs>
        <w:rPr>
          <w:b/>
          <w:bCs/>
        </w:rPr>
      </w:pPr>
      <w:r w:rsidRPr="00B557EB">
        <w:rPr>
          <w:b/>
          <w:bCs/>
        </w:rPr>
        <w:t>Thuật toán tìm kiếm:</w:t>
      </w:r>
    </w:p>
    <w:p w14:paraId="4599C293" w14:textId="77777777" w:rsidR="00B557EB" w:rsidRPr="00B557EB" w:rsidRDefault="00B557EB" w:rsidP="00B557EB">
      <w:pPr>
        <w:pStyle w:val="ListParagraph"/>
        <w:numPr>
          <w:ilvl w:val="1"/>
          <w:numId w:val="4"/>
        </w:numPr>
        <w:tabs>
          <w:tab w:val="left" w:pos="2835"/>
        </w:tabs>
        <w:rPr>
          <w:b/>
          <w:bCs/>
        </w:rPr>
      </w:pPr>
      <w:r w:rsidRPr="00B557EB">
        <w:rPr>
          <w:b/>
          <w:bCs/>
        </w:rPr>
        <w:t xml:space="preserve">Tìm kiếm tuần tự (Linear Search): </w:t>
      </w:r>
      <w:r w:rsidRPr="00B557EB">
        <w:t>Duyệt tuần tự từng phần tử trong dãy để tìm phần tử cần tìm.</w:t>
      </w:r>
    </w:p>
    <w:p w14:paraId="36CA6D60" w14:textId="77777777" w:rsidR="00B557EB" w:rsidRPr="00B557EB" w:rsidRDefault="00B557EB" w:rsidP="00B557EB">
      <w:pPr>
        <w:pStyle w:val="ListParagraph"/>
        <w:numPr>
          <w:ilvl w:val="1"/>
          <w:numId w:val="4"/>
        </w:numPr>
        <w:tabs>
          <w:tab w:val="left" w:pos="2835"/>
        </w:tabs>
        <w:rPr>
          <w:b/>
          <w:bCs/>
        </w:rPr>
      </w:pPr>
      <w:r w:rsidRPr="00B557EB">
        <w:rPr>
          <w:b/>
          <w:bCs/>
        </w:rPr>
        <w:t xml:space="preserve">Tìm kiếm nhị phân (Binary Search): </w:t>
      </w:r>
      <w:r w:rsidRPr="00B557EB">
        <w:t>Chỉ áp dụng cho dãy đã được sắp xếp, liên tục chia đôi dãy để tìm phần tử cần tìm.</w:t>
      </w:r>
    </w:p>
    <w:p w14:paraId="1DF912C3" w14:textId="4B3AA87D" w:rsidR="00B557EB" w:rsidRPr="00FD7F74" w:rsidRDefault="00B557EB" w:rsidP="00B557EB">
      <w:pPr>
        <w:pStyle w:val="ListParagraph"/>
        <w:numPr>
          <w:ilvl w:val="1"/>
          <w:numId w:val="4"/>
        </w:numPr>
        <w:tabs>
          <w:tab w:val="left" w:pos="2835"/>
        </w:tabs>
        <w:rPr>
          <w:b/>
          <w:bCs/>
        </w:rPr>
      </w:pPr>
      <w:r w:rsidRPr="00B557EB">
        <w:rPr>
          <w:b/>
          <w:bCs/>
        </w:rPr>
        <w:t>Thuật toán đệ quy:</w:t>
      </w:r>
      <w:r>
        <w:rPr>
          <w:b/>
          <w:bCs/>
        </w:rPr>
        <w:t xml:space="preserve"> </w:t>
      </w:r>
      <w:r w:rsidRPr="00B557EB">
        <w:t>Là một hàm gọi lại chính nó, thường được sử dụng để giải quyết các bài toán có tính chất lặp đi lặp lại.</w:t>
      </w:r>
    </w:p>
    <w:p w14:paraId="245EAFD5" w14:textId="2E8763D8" w:rsidR="00FD7F74" w:rsidRDefault="00FD7F74" w:rsidP="00FD7F74">
      <w:pPr>
        <w:pStyle w:val="ListParagraph"/>
        <w:numPr>
          <w:ilvl w:val="0"/>
          <w:numId w:val="4"/>
        </w:numPr>
        <w:tabs>
          <w:tab w:val="left" w:pos="2835"/>
        </w:tabs>
        <w:rPr>
          <w:b/>
          <w:bCs/>
        </w:rPr>
      </w:pPr>
      <w:r w:rsidRPr="00FD7F74">
        <w:rPr>
          <w:b/>
          <w:bCs/>
        </w:rPr>
        <w:t>Ph</w:t>
      </w:r>
      <w:r>
        <w:rPr>
          <w:b/>
          <w:bCs/>
        </w:rPr>
        <w:t>ương</w:t>
      </w:r>
      <w:r w:rsidRPr="00FD7F74">
        <w:rPr>
          <w:b/>
          <w:bCs/>
        </w:rPr>
        <w:t xml:space="preserve"> pháp sinh</w:t>
      </w:r>
      <w:r>
        <w:rPr>
          <w:b/>
          <w:bCs/>
        </w:rPr>
        <w:t>:</w:t>
      </w:r>
    </w:p>
    <w:p w14:paraId="639082A9" w14:textId="7D44860A" w:rsidR="00FD7F74" w:rsidRDefault="00FD7F74" w:rsidP="00EA3156">
      <w:pPr>
        <w:pStyle w:val="ListParagraph"/>
        <w:tabs>
          <w:tab w:val="left" w:pos="2835"/>
        </w:tabs>
        <w:ind w:left="1151" w:firstLine="720"/>
      </w:pPr>
      <w:r w:rsidRPr="005730C4">
        <w:t xml:space="preserve">Mô hình thuật toán sinh </w:t>
      </w:r>
      <w:r w:rsidR="005730C4" w:rsidRPr="005730C4">
        <w:t>được</w:t>
      </w:r>
      <w:r w:rsidRPr="005730C4">
        <w:t xml:space="preserve"> dùng để giải lớp các bài toán liệt kê, bài toán đếm,</w:t>
      </w:r>
      <w:r w:rsidR="005730C4" w:rsidRPr="005730C4">
        <w:t xml:space="preserve"> </w:t>
      </w:r>
      <w:r w:rsidRPr="005730C4">
        <w:t xml:space="preserve">bài toán tối </w:t>
      </w:r>
      <w:r w:rsidR="005730C4">
        <w:t>ưu</w:t>
      </w:r>
      <w:r w:rsidRPr="005730C4">
        <w:t>, bài toán tồn tại thỏa mãn hai điều kiện:</w:t>
      </w:r>
    </w:p>
    <w:p w14:paraId="67A579A0" w14:textId="5FA8610E" w:rsidR="005730C4" w:rsidRDefault="005730C4" w:rsidP="005730C4">
      <w:pPr>
        <w:pStyle w:val="ListParagraph"/>
        <w:numPr>
          <w:ilvl w:val="1"/>
          <w:numId w:val="4"/>
        </w:numPr>
        <w:tabs>
          <w:tab w:val="left" w:pos="2835"/>
        </w:tabs>
      </w:pPr>
      <w:r>
        <w:t>Điều kiện 1: Có thể xác định được một thứ tự trên tập các cấu hình cần liệt kê của bài toán. Biết cấu hình đầu tiên, biết cấu hình cuối cùng.</w:t>
      </w:r>
    </w:p>
    <w:p w14:paraId="59A03C49" w14:textId="7C8C366D" w:rsidR="005730C4" w:rsidRDefault="005730C4" w:rsidP="005730C4">
      <w:pPr>
        <w:pStyle w:val="ListParagraph"/>
        <w:numPr>
          <w:ilvl w:val="1"/>
          <w:numId w:val="4"/>
        </w:numPr>
        <w:tabs>
          <w:tab w:val="left" w:pos="2835"/>
        </w:tabs>
      </w:pPr>
      <w:r>
        <w:t>Điều kiện 2: Từ một cấu hình chưa phải cuối cùng, ta xây dựng được thuật, toán sinh ra cấu hình đứng ngay sau nó</w:t>
      </w:r>
    </w:p>
    <w:p w14:paraId="2A10DED2" w14:textId="6FD5A4EB" w:rsidR="005730C4" w:rsidRDefault="005730C4">
      <w:pPr>
        <w:tabs>
          <w:tab w:val="left" w:pos="2835"/>
        </w:tabs>
        <w:ind w:left="1514" w:firstLine="851"/>
        <w:pPrChange w:id="206" w:author="Unknown" w:date="2024-12-04T01:30:00Z">
          <w:pPr>
            <w:tabs>
              <w:tab w:val="left" w:pos="2835"/>
            </w:tabs>
            <w:ind w:left="1514" w:firstLine="720"/>
          </w:pPr>
        </w:pPrChange>
      </w:pPr>
      <w:r>
        <w:t xml:space="preserve">Mô hình thuật toán sinh </w:t>
      </w:r>
      <w:r w:rsidR="004317E7">
        <w:t>được</w:t>
      </w:r>
      <w:r>
        <w:t xml:space="preserve"> biểu diễn thành hai </w:t>
      </w:r>
      <w:r w:rsidR="004317E7">
        <w:t>bước</w:t>
      </w:r>
      <w:r>
        <w:t xml:space="preserve">: </w:t>
      </w:r>
      <w:r w:rsidR="004317E7">
        <w:t>bước</w:t>
      </w:r>
      <w:r>
        <w:t xml:space="preserve"> khởi tạo và </w:t>
      </w:r>
      <w:r w:rsidR="004317E7">
        <w:t>bước</w:t>
      </w:r>
      <w:r>
        <w:t xml:space="preserve"> lặp.</w:t>
      </w:r>
      <w:r w:rsidR="004317E7">
        <w:t xml:space="preserve"> </w:t>
      </w:r>
      <w:r>
        <w:t xml:space="preserve">Tại </w:t>
      </w:r>
      <w:r w:rsidR="004317E7">
        <w:t>bước</w:t>
      </w:r>
      <w:r>
        <w:t xml:space="preserve"> khởi tạo, cấu hình đầu tiên của bài toán sẽ </w:t>
      </w:r>
      <w:r w:rsidR="004317E7">
        <w:t>được</w:t>
      </w:r>
      <w:r>
        <w:t xml:space="preserve"> thiết lập. Điều này bao giờ cũng</w:t>
      </w:r>
      <w:r w:rsidR="004317E7">
        <w:t xml:space="preserve"> </w:t>
      </w:r>
      <w:r>
        <w:t xml:space="preserve">thực hiện </w:t>
      </w:r>
      <w:r w:rsidR="004317E7">
        <w:t>được</w:t>
      </w:r>
      <w:r>
        <w:t xml:space="preserve"> theo giả thiết của bài toán. Tại </w:t>
      </w:r>
      <w:r w:rsidR="004317E7">
        <w:t>bước</w:t>
      </w:r>
      <w:r>
        <w:t xml:space="preserve"> lặp, quá trình lặp </w:t>
      </w:r>
      <w:r w:rsidR="004317E7">
        <w:t>được</w:t>
      </w:r>
      <w:r>
        <w:t xml:space="preserve"> thực hiện khi</w:t>
      </w:r>
      <w:r w:rsidR="004317E7">
        <w:t xml:space="preserve"> </w:t>
      </w:r>
      <w:r>
        <w:t>gặp phải cấu hình cuối cùng. Điều kiện lặp của bài toán bao giờ cũng tồn tại theo giả thiết</w:t>
      </w:r>
      <w:r w:rsidR="004D1261">
        <w:t xml:space="preserve"> </w:t>
      </w:r>
      <w:r>
        <w:t xml:space="preserve">của bài toán. Hai chỉ thị cần thực hiện trong thân vòng lặp là </w:t>
      </w:r>
      <w:r w:rsidR="004D1261">
        <w:t>được</w:t>
      </w:r>
      <w:r>
        <w:t xml:space="preserve"> ra cấu hình hiện tại và</w:t>
      </w:r>
      <w:r w:rsidR="004D1261">
        <w:t xml:space="preserve"> </w:t>
      </w:r>
      <w:r>
        <w:t xml:space="preserve">sinh ra cấu hình kế tiếp. Mô hình sinh kế tiếp </w:t>
      </w:r>
      <w:r w:rsidR="004D1261">
        <w:t>được</w:t>
      </w:r>
      <w:r>
        <w:t xml:space="preserve"> thực hiện tùy thuộc vào mỗi bài toán</w:t>
      </w:r>
      <w:r w:rsidR="004D1261">
        <w:t xml:space="preserve"> </w:t>
      </w:r>
      <w:r>
        <w:t xml:space="preserve">cụ thể. Tổng quát, mô hình thuật toán sinh </w:t>
      </w:r>
      <w:r w:rsidR="004D1261">
        <w:t>được</w:t>
      </w:r>
      <w:r>
        <w:t xml:space="preserve"> thể hiện </w:t>
      </w:r>
      <w:r w:rsidR="004D1261">
        <w:t>dưới</w:t>
      </w:r>
      <w:r>
        <w:t xml:space="preserve"> đây.</w:t>
      </w:r>
    </w:p>
    <w:p w14:paraId="7224B4A5" w14:textId="0073E306" w:rsidR="00AD2595" w:rsidRPr="00AD2595" w:rsidRDefault="00AD2595" w:rsidP="004D1261">
      <w:pPr>
        <w:tabs>
          <w:tab w:val="left" w:pos="2835"/>
        </w:tabs>
        <w:ind w:left="1512"/>
        <w:rPr>
          <w:b/>
          <w:bCs/>
        </w:rPr>
      </w:pPr>
      <w:r w:rsidRPr="00AD2595">
        <w:rPr>
          <w:b/>
          <w:bCs/>
        </w:rPr>
        <w:t>Thuật toán Generation;</w:t>
      </w:r>
    </w:p>
    <w:p w14:paraId="66ED7E72" w14:textId="5664AE50" w:rsidR="00AD2595" w:rsidRDefault="00AD2595" w:rsidP="004D1261">
      <w:pPr>
        <w:tabs>
          <w:tab w:val="left" w:pos="2835"/>
        </w:tabs>
        <w:ind w:left="1512"/>
      </w:pPr>
      <w:r>
        <w:t>begin</w:t>
      </w:r>
    </w:p>
    <w:p w14:paraId="54FA2FAB" w14:textId="5B13DB06" w:rsidR="00AD2595" w:rsidRDefault="00AD2595" w:rsidP="004D1261">
      <w:pPr>
        <w:tabs>
          <w:tab w:val="left" w:pos="2835"/>
        </w:tabs>
        <w:ind w:left="1512"/>
      </w:pPr>
      <w:r>
        <w:t>Bước 1</w:t>
      </w:r>
      <w:r w:rsidRPr="00AD2595">
        <w:t xml:space="preserve"> (Khởi tạo):</w:t>
      </w:r>
    </w:p>
    <w:p w14:paraId="23C661FA" w14:textId="333407D8" w:rsidR="00AD2595" w:rsidRDefault="00AD2595" w:rsidP="004D1261">
      <w:pPr>
        <w:tabs>
          <w:tab w:val="left" w:pos="2835"/>
        </w:tabs>
        <w:ind w:left="1512"/>
      </w:pPr>
      <w:r w:rsidRPr="00AD2595">
        <w:lastRenderedPageBreak/>
        <w:t>&lt;Thiết lập cấu hình đầu tiên&gt;;</w:t>
      </w:r>
    </w:p>
    <w:p w14:paraId="6E1DA6C2" w14:textId="3B1C6C03" w:rsidR="00AD2595" w:rsidRDefault="00AD2595" w:rsidP="004D1261">
      <w:pPr>
        <w:tabs>
          <w:tab w:val="left" w:pos="2835"/>
        </w:tabs>
        <w:ind w:left="1512"/>
      </w:pPr>
      <w:r>
        <w:t>Bước</w:t>
      </w:r>
      <w:r w:rsidRPr="00AD2595">
        <w:t xml:space="preserve"> 2 (B</w:t>
      </w:r>
      <w:r>
        <w:t>ước</w:t>
      </w:r>
      <w:r w:rsidRPr="00AD2595">
        <w:t xml:space="preserve"> lặp):</w:t>
      </w:r>
    </w:p>
    <w:p w14:paraId="4C688E19" w14:textId="4B6E9DB1" w:rsidR="00AD2595" w:rsidRDefault="00AD2595" w:rsidP="004D1261">
      <w:pPr>
        <w:tabs>
          <w:tab w:val="left" w:pos="2835"/>
        </w:tabs>
        <w:ind w:left="1512"/>
      </w:pPr>
      <w:r w:rsidRPr="00AD2595">
        <w:t>while (&lt;Lặp khi cấu hình chưa phải cuối cùng&gt;) do</w:t>
      </w:r>
    </w:p>
    <w:p w14:paraId="6DA45BE0" w14:textId="40172F66" w:rsidR="00AD2595" w:rsidRDefault="00AD2595" w:rsidP="004D1261">
      <w:pPr>
        <w:tabs>
          <w:tab w:val="left" w:pos="2835"/>
        </w:tabs>
        <w:ind w:left="1512"/>
      </w:pPr>
      <w:r w:rsidRPr="00AD2595">
        <w:t>&lt;Đưa ra cấu hình hiện tại&gt;;</w:t>
      </w:r>
    </w:p>
    <w:p w14:paraId="54823538" w14:textId="2A22274F" w:rsidR="00AD2595" w:rsidRDefault="00AD2595" w:rsidP="004D1261">
      <w:pPr>
        <w:tabs>
          <w:tab w:val="left" w:pos="2835"/>
        </w:tabs>
        <w:ind w:left="1512"/>
      </w:pPr>
      <w:r w:rsidRPr="00AD2595">
        <w:t>&lt;Sinh ra cấu hình kế tiếp&gt;;</w:t>
      </w:r>
    </w:p>
    <w:p w14:paraId="7B4ACB5A" w14:textId="74330A5E" w:rsidR="00AD2595" w:rsidRDefault="00AD2595" w:rsidP="004D1261">
      <w:pPr>
        <w:tabs>
          <w:tab w:val="left" w:pos="2835"/>
        </w:tabs>
        <w:ind w:left="1512"/>
      </w:pPr>
      <w:r w:rsidRPr="00AD2595">
        <w:t>endwhile;</w:t>
      </w:r>
    </w:p>
    <w:p w14:paraId="6521B3A1" w14:textId="0A95BB15" w:rsidR="00AD2595" w:rsidRDefault="00AD2595" w:rsidP="004D1261">
      <w:pPr>
        <w:tabs>
          <w:tab w:val="left" w:pos="2835"/>
        </w:tabs>
        <w:ind w:left="1512"/>
      </w:pPr>
      <w:r w:rsidRPr="00AD2595">
        <w:t>End.</w:t>
      </w:r>
    </w:p>
    <w:p w14:paraId="2D36D66B" w14:textId="41FFDE0A" w:rsidR="00AD2595" w:rsidRDefault="00C47663" w:rsidP="00C47663">
      <w:pPr>
        <w:pStyle w:val="ListParagraph"/>
        <w:numPr>
          <w:ilvl w:val="0"/>
          <w:numId w:val="4"/>
        </w:numPr>
        <w:tabs>
          <w:tab w:val="left" w:pos="2835"/>
        </w:tabs>
        <w:rPr>
          <w:b/>
          <w:bCs/>
        </w:rPr>
      </w:pPr>
      <w:r w:rsidRPr="00C47663">
        <w:rPr>
          <w:b/>
          <w:bCs/>
        </w:rPr>
        <w:t>Thuật toán quay lui</w:t>
      </w:r>
      <w:ins w:id="207" w:author="Unknown" w:date="2024-12-04T00:46:00Z">
        <w:r w:rsidR="009D51CC">
          <w:rPr>
            <w:rStyle w:val="FootnoteReference"/>
            <w:b/>
            <w:bCs/>
          </w:rPr>
          <w:footnoteReference w:id="2"/>
        </w:r>
      </w:ins>
    </w:p>
    <w:p w14:paraId="4CA0A893" w14:textId="07149F47" w:rsidR="00422ECB" w:rsidRDefault="00422ECB">
      <w:pPr>
        <w:pStyle w:val="ListParagraph"/>
        <w:tabs>
          <w:tab w:val="left" w:pos="2835"/>
        </w:tabs>
        <w:ind w:left="1151" w:firstLine="851"/>
        <w:pPrChange w:id="209" w:author="Unknown" w:date="2024-12-04T01:30:00Z">
          <w:pPr>
            <w:pStyle w:val="ListParagraph"/>
            <w:tabs>
              <w:tab w:val="left" w:pos="2835"/>
            </w:tabs>
            <w:ind w:left="1151" w:firstLine="720"/>
          </w:pPr>
        </w:pPrChange>
      </w:pPr>
      <w:r w:rsidRPr="00422ECB">
        <w:t>Phương pháp sinh kế tiếp có thể giải quyết đƣợc các bài toán liệt kê khi ta nhận biết được cấu hình đầu tiên &amp; cấu hình cuối cùng của bài toán. Tuy nhiên, không phải cấu hình sinh kế tiếp nào cũng được sinh một cách đơn giản từ cấu hình hiện tại, ngay kể</w:t>
      </w:r>
      <w:r>
        <w:t xml:space="preserve"> </w:t>
      </w:r>
      <w:r w:rsidRPr="00422ECB">
        <w:t>cả việc phát hiện cấu hình ban đầu cũng không phải dễ tìm vì nhiều khi chúng ta phải chứng minh sự tồn tại của cấu hình. Do vậy, thuật toán sinh kế tiếp chỉ giải quyết được những bài toán liệt kê đơn giản. Để giải quyết những bài toán tổ hợp phức tạp, ngƣời ta thường dùng thuật toán quay lui (Back Track) sẽ được trình bày dưới đây.</w:t>
      </w:r>
    </w:p>
    <w:p w14:paraId="3D2F1CF7" w14:textId="10A1660C" w:rsidR="00E00731" w:rsidRDefault="00E00731">
      <w:pPr>
        <w:pStyle w:val="ListParagraph"/>
        <w:tabs>
          <w:tab w:val="left" w:pos="2835"/>
        </w:tabs>
        <w:ind w:left="1151" w:firstLine="851"/>
        <w:pPrChange w:id="210" w:author="Unknown" w:date="2024-12-04T01:30:00Z">
          <w:pPr>
            <w:pStyle w:val="ListParagraph"/>
            <w:tabs>
              <w:tab w:val="left" w:pos="2835"/>
            </w:tabs>
            <w:ind w:left="1151" w:firstLine="720"/>
          </w:pPr>
        </w:pPrChange>
      </w:pPr>
      <w:r>
        <w:t>Điểm quan trọng nhất của thuật toán là phải ghi nhớ lại mỗi bước đã đi qua, những khả năng nào đã được thử để tránh sự trùng lặp. Để nhớ lại những bước duyệt trước đó, chương trình cần phải được tổ chức theo cơ chế ngăn xếp (Last in first out). Vì vậy, thuật</w:t>
      </w:r>
      <w:r w:rsidR="00866CB4">
        <w:t xml:space="preserve"> </w:t>
      </w:r>
      <w:r>
        <w:t>toán quay lui rất phù hợp với những phép gọi đệ qui. Thuật toán quay lui xác định thành</w:t>
      </w:r>
      <w:r w:rsidR="00866CB4">
        <w:t xml:space="preserve"> </w:t>
      </w:r>
      <w:r>
        <w:t xml:space="preserve">phần thứ i có thể </w:t>
      </w:r>
      <w:r w:rsidR="00866CB4">
        <w:t>được</w:t>
      </w:r>
      <w:r>
        <w:t xml:space="preserve"> mô tả bằng thủ tục Try(i) </w:t>
      </w:r>
      <w:r w:rsidR="00866CB4">
        <w:t>như</w:t>
      </w:r>
      <w:r>
        <w:t xml:space="preserve"> sau:</w:t>
      </w:r>
    </w:p>
    <w:p w14:paraId="1AD48EA9" w14:textId="31273BB9" w:rsidR="00866CB4" w:rsidRDefault="0076198B" w:rsidP="00866CB4">
      <w:pPr>
        <w:pStyle w:val="ListParagraph"/>
        <w:tabs>
          <w:tab w:val="left" w:pos="2835"/>
        </w:tabs>
        <w:ind w:left="1152"/>
      </w:pPr>
      <w:r w:rsidRPr="00866CB4">
        <w:t>V</w:t>
      </w:r>
      <w:r w:rsidR="00866CB4" w:rsidRPr="00866CB4">
        <w:t>oid</w:t>
      </w:r>
      <w:r>
        <w:t xml:space="preserve"> </w:t>
      </w:r>
      <w:proofErr w:type="gramStart"/>
      <w:r w:rsidR="001958C4">
        <w:t>Try(</w:t>
      </w:r>
      <w:proofErr w:type="gramEnd"/>
      <w:r w:rsidR="001958C4">
        <w:t>int i)</w:t>
      </w:r>
      <w:r w:rsidR="00866CB4" w:rsidRPr="00866CB4">
        <w:t xml:space="preserve"> {</w:t>
      </w:r>
    </w:p>
    <w:p w14:paraId="17B7504E" w14:textId="67D27426" w:rsidR="00866CB4" w:rsidRDefault="00866CB4" w:rsidP="00866CB4">
      <w:pPr>
        <w:pStyle w:val="ListParagraph"/>
        <w:tabs>
          <w:tab w:val="left" w:pos="2835"/>
        </w:tabs>
        <w:ind w:left="1152"/>
      </w:pPr>
      <w:r w:rsidRPr="00866CB4">
        <w:t>for (j = 1; j &lt; ni; j ++) {</w:t>
      </w:r>
    </w:p>
    <w:p w14:paraId="23243E71" w14:textId="0FBEC60D" w:rsidR="00866CB4" w:rsidRDefault="00866CB4" w:rsidP="00866CB4">
      <w:pPr>
        <w:pStyle w:val="ListParagraph"/>
        <w:tabs>
          <w:tab w:val="left" w:pos="2835"/>
        </w:tabs>
        <w:ind w:left="1152"/>
      </w:pPr>
      <w:r w:rsidRPr="00866CB4">
        <w:t>if (&lt;Chấp nhận j &gt;) {</w:t>
      </w:r>
    </w:p>
    <w:p w14:paraId="0589377F" w14:textId="54812ADD" w:rsidR="00866CB4" w:rsidRDefault="00866CB4" w:rsidP="00866CB4">
      <w:pPr>
        <w:pStyle w:val="ListParagraph"/>
        <w:tabs>
          <w:tab w:val="left" w:pos="2835"/>
        </w:tabs>
        <w:ind w:left="1152"/>
      </w:pPr>
      <w:r w:rsidRPr="00866CB4">
        <w:t>&lt;Xác định xi theo j&gt;</w:t>
      </w:r>
    </w:p>
    <w:p w14:paraId="7A563C12" w14:textId="5731B312" w:rsidR="00866CB4" w:rsidRDefault="00866CB4" w:rsidP="00866CB4">
      <w:pPr>
        <w:pStyle w:val="ListParagraph"/>
        <w:tabs>
          <w:tab w:val="left" w:pos="2835"/>
        </w:tabs>
        <w:ind w:left="1152"/>
      </w:pPr>
      <w:r>
        <w:t>If(i==n)</w:t>
      </w:r>
    </w:p>
    <w:p w14:paraId="69506F29" w14:textId="28AFA943" w:rsidR="00866CB4" w:rsidRDefault="00866CB4" w:rsidP="00866CB4">
      <w:pPr>
        <w:pStyle w:val="ListParagraph"/>
        <w:tabs>
          <w:tab w:val="left" w:pos="2835"/>
        </w:tabs>
        <w:ind w:left="1152"/>
      </w:pPr>
      <w:r w:rsidRPr="00866CB4">
        <w:t>&lt;Ghi nhận cấu hình&gt;;</w:t>
      </w:r>
    </w:p>
    <w:p w14:paraId="75FD279C" w14:textId="105481DC" w:rsidR="00866CB4" w:rsidRDefault="00866CB4" w:rsidP="00866CB4">
      <w:pPr>
        <w:pStyle w:val="ListParagraph"/>
        <w:tabs>
          <w:tab w:val="left" w:pos="2835"/>
        </w:tabs>
        <w:ind w:left="1152"/>
      </w:pPr>
      <w:r w:rsidRPr="00866CB4">
        <w:t>else Try(i+1);</w:t>
      </w:r>
      <w:r>
        <w:t xml:space="preserve"> </w:t>
      </w:r>
    </w:p>
    <w:p w14:paraId="5DF85D74" w14:textId="4C8C55EA" w:rsidR="005409BC" w:rsidRDefault="00866CB4" w:rsidP="005409BC">
      <w:pPr>
        <w:pStyle w:val="ListParagraph"/>
        <w:tabs>
          <w:tab w:val="left" w:pos="2835"/>
        </w:tabs>
        <w:ind w:left="1152"/>
      </w:pPr>
      <w:r>
        <w:t>}}}</w:t>
      </w:r>
    </w:p>
    <w:p w14:paraId="3EC8D883" w14:textId="51D8E331" w:rsidR="000B525C" w:rsidRDefault="000B525C">
      <w:pPr>
        <w:pStyle w:val="ListParagraph"/>
        <w:numPr>
          <w:ilvl w:val="1"/>
          <w:numId w:val="3"/>
        </w:numPr>
        <w:tabs>
          <w:tab w:val="left" w:pos="2835"/>
        </w:tabs>
        <w:outlineLvl w:val="2"/>
        <w:rPr>
          <w:sz w:val="32"/>
          <w:szCs w:val="32"/>
        </w:rPr>
        <w:pPrChange w:id="211" w:author="Unknown" w:date="2024-12-04T01:16:00Z">
          <w:pPr>
            <w:pStyle w:val="ListParagraph"/>
            <w:numPr>
              <w:ilvl w:val="1"/>
              <w:numId w:val="3"/>
            </w:numPr>
            <w:tabs>
              <w:tab w:val="left" w:pos="2835"/>
            </w:tabs>
            <w:ind w:left="716" w:hanging="432"/>
          </w:pPr>
        </w:pPrChange>
      </w:pPr>
      <w:bookmarkStart w:id="212" w:name="_Toc184215602"/>
      <w:r w:rsidRPr="000B525C">
        <w:rPr>
          <w:sz w:val="32"/>
          <w:szCs w:val="32"/>
        </w:rPr>
        <w:t>Thống kê</w:t>
      </w:r>
      <w:bookmarkEnd w:id="212"/>
    </w:p>
    <w:tbl>
      <w:tblPr>
        <w:tblStyle w:val="GridTable2-Accent6"/>
        <w:tblW w:w="0" w:type="auto"/>
        <w:jc w:val="center"/>
        <w:tblLook w:val="04A0" w:firstRow="1" w:lastRow="0" w:firstColumn="1" w:lastColumn="0" w:noHBand="0" w:noVBand="1"/>
      </w:tblPr>
      <w:tblGrid>
        <w:gridCol w:w="1812"/>
        <w:gridCol w:w="1812"/>
        <w:gridCol w:w="1812"/>
        <w:gridCol w:w="1813"/>
        <w:gridCol w:w="1813"/>
      </w:tblGrid>
      <w:tr w:rsidR="000B525C" w14:paraId="2389E6FB" w14:textId="77777777" w:rsidTr="00D35B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8252C8B" w14:textId="3511DA74" w:rsidR="000B525C" w:rsidRPr="000B525C" w:rsidRDefault="000B525C" w:rsidP="000B525C">
            <w:pPr>
              <w:pStyle w:val="ListParagraph"/>
              <w:tabs>
                <w:tab w:val="left" w:pos="2835"/>
              </w:tabs>
              <w:ind w:left="0"/>
              <w:jc w:val="center"/>
              <w:rPr>
                <w:sz w:val="24"/>
                <w:szCs w:val="24"/>
              </w:rPr>
            </w:pPr>
            <w:r w:rsidRPr="000B525C">
              <w:rPr>
                <w:sz w:val="24"/>
                <w:szCs w:val="24"/>
              </w:rPr>
              <w:t>STT</w:t>
            </w:r>
          </w:p>
        </w:tc>
        <w:tc>
          <w:tcPr>
            <w:tcW w:w="1812" w:type="dxa"/>
            <w:vAlign w:val="center"/>
          </w:tcPr>
          <w:p w14:paraId="352A8A44" w14:textId="6B9240F1" w:rsidR="000B525C" w:rsidRPr="000B525C" w:rsidRDefault="00B81926" w:rsidP="000B525C">
            <w:pPr>
              <w:pStyle w:val="ListParagraph"/>
              <w:tabs>
                <w:tab w:val="left" w:pos="2835"/>
              </w:tabs>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Tên sinh viên</w:t>
            </w:r>
          </w:p>
        </w:tc>
        <w:tc>
          <w:tcPr>
            <w:tcW w:w="1812" w:type="dxa"/>
            <w:vAlign w:val="center"/>
          </w:tcPr>
          <w:p w14:paraId="3C072E44" w14:textId="39354E53" w:rsidR="000B525C" w:rsidRPr="000B525C" w:rsidRDefault="00B81926" w:rsidP="000B525C">
            <w:pPr>
              <w:pStyle w:val="ListParagraph"/>
              <w:tabs>
                <w:tab w:val="left" w:pos="2835"/>
              </w:tabs>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Ngành học</w:t>
            </w:r>
          </w:p>
        </w:tc>
        <w:tc>
          <w:tcPr>
            <w:tcW w:w="1813" w:type="dxa"/>
            <w:vAlign w:val="center"/>
          </w:tcPr>
          <w:p w14:paraId="7A86BF31" w14:textId="18033B95" w:rsidR="000B525C" w:rsidRPr="000B525C" w:rsidRDefault="00B81926" w:rsidP="000B525C">
            <w:pPr>
              <w:pStyle w:val="ListParagraph"/>
              <w:tabs>
                <w:tab w:val="left" w:pos="2835"/>
              </w:tabs>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Số lượng môn đã học</w:t>
            </w:r>
          </w:p>
        </w:tc>
        <w:tc>
          <w:tcPr>
            <w:tcW w:w="1813" w:type="dxa"/>
            <w:vAlign w:val="center"/>
          </w:tcPr>
          <w:p w14:paraId="1E61A880" w14:textId="2243F29C" w:rsidR="000B525C" w:rsidRPr="000B525C" w:rsidRDefault="00B81926" w:rsidP="000B525C">
            <w:pPr>
              <w:pStyle w:val="ListParagraph"/>
              <w:tabs>
                <w:tab w:val="left" w:pos="2835"/>
              </w:tabs>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Ghi chú</w:t>
            </w:r>
          </w:p>
        </w:tc>
      </w:tr>
      <w:tr w:rsidR="000B525C" w14:paraId="41564BAF" w14:textId="77777777" w:rsidTr="00D35B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7C6EF2A9" w14:textId="23BF12AE" w:rsidR="000B525C" w:rsidRPr="000B525C" w:rsidRDefault="00B81926" w:rsidP="000B525C">
            <w:pPr>
              <w:pStyle w:val="ListParagraph"/>
              <w:tabs>
                <w:tab w:val="left" w:pos="2835"/>
              </w:tabs>
              <w:ind w:left="0"/>
              <w:jc w:val="center"/>
              <w:rPr>
                <w:sz w:val="24"/>
                <w:szCs w:val="24"/>
              </w:rPr>
            </w:pPr>
            <w:r>
              <w:rPr>
                <w:sz w:val="24"/>
                <w:szCs w:val="24"/>
              </w:rPr>
              <w:t>1</w:t>
            </w:r>
          </w:p>
        </w:tc>
        <w:tc>
          <w:tcPr>
            <w:tcW w:w="1812" w:type="dxa"/>
            <w:vAlign w:val="center"/>
          </w:tcPr>
          <w:p w14:paraId="47604889" w14:textId="45EE6B5D" w:rsidR="000B525C" w:rsidRPr="000B525C" w:rsidRDefault="00EF0615"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Nguyễn Văn A</w:t>
            </w:r>
          </w:p>
        </w:tc>
        <w:tc>
          <w:tcPr>
            <w:tcW w:w="1812" w:type="dxa"/>
            <w:vAlign w:val="center"/>
          </w:tcPr>
          <w:p w14:paraId="53CB9572" w14:textId="0066ECBE" w:rsidR="000B525C" w:rsidRPr="000B525C" w:rsidRDefault="00D35B32"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CNTT</w:t>
            </w:r>
          </w:p>
        </w:tc>
        <w:tc>
          <w:tcPr>
            <w:tcW w:w="1813" w:type="dxa"/>
            <w:vAlign w:val="center"/>
          </w:tcPr>
          <w:p w14:paraId="443122E9" w14:textId="022803A8" w:rsidR="000B525C" w:rsidRPr="000B525C" w:rsidRDefault="00EF0615"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w:t>
            </w:r>
          </w:p>
        </w:tc>
        <w:tc>
          <w:tcPr>
            <w:tcW w:w="1813" w:type="dxa"/>
            <w:vAlign w:val="center"/>
          </w:tcPr>
          <w:p w14:paraId="2C151F16" w14:textId="04D13290" w:rsidR="000B525C" w:rsidRPr="000B525C" w:rsidRDefault="00EF0615"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Đạt yêu cầu</w:t>
            </w:r>
          </w:p>
        </w:tc>
      </w:tr>
      <w:tr w:rsidR="000B525C" w14:paraId="6E9718B4" w14:textId="77777777" w:rsidTr="00D35B32">
        <w:trPr>
          <w:jc w:val="center"/>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6A2575C" w14:textId="59CC4AD2" w:rsidR="000B525C" w:rsidRPr="000B525C" w:rsidRDefault="00EF0615" w:rsidP="000B525C">
            <w:pPr>
              <w:pStyle w:val="ListParagraph"/>
              <w:tabs>
                <w:tab w:val="left" w:pos="2835"/>
              </w:tabs>
              <w:ind w:left="0"/>
              <w:jc w:val="center"/>
              <w:rPr>
                <w:sz w:val="24"/>
                <w:szCs w:val="24"/>
              </w:rPr>
            </w:pPr>
            <w:r>
              <w:rPr>
                <w:sz w:val="24"/>
                <w:szCs w:val="24"/>
              </w:rPr>
              <w:t>2</w:t>
            </w:r>
          </w:p>
        </w:tc>
        <w:tc>
          <w:tcPr>
            <w:tcW w:w="1812" w:type="dxa"/>
            <w:vAlign w:val="center"/>
          </w:tcPr>
          <w:p w14:paraId="3CFE35A5" w14:textId="68D46111" w:rsidR="000B525C" w:rsidRPr="000B525C" w:rsidRDefault="00EF0615" w:rsidP="000B525C">
            <w:pPr>
              <w:pStyle w:val="ListParagraph"/>
              <w:tabs>
                <w:tab w:val="left" w:pos="2835"/>
              </w:tabs>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Trần Thị B</w:t>
            </w:r>
          </w:p>
        </w:tc>
        <w:tc>
          <w:tcPr>
            <w:tcW w:w="1812" w:type="dxa"/>
            <w:vAlign w:val="center"/>
          </w:tcPr>
          <w:p w14:paraId="7F5CD0E1" w14:textId="7D6A81D1" w:rsidR="000B525C" w:rsidRPr="000B525C" w:rsidRDefault="00DA5711" w:rsidP="000B525C">
            <w:pPr>
              <w:pStyle w:val="ListParagraph"/>
              <w:tabs>
                <w:tab w:val="left" w:pos="2835"/>
              </w:tabs>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DTVT</w:t>
            </w:r>
          </w:p>
        </w:tc>
        <w:tc>
          <w:tcPr>
            <w:tcW w:w="1813" w:type="dxa"/>
            <w:vAlign w:val="center"/>
          </w:tcPr>
          <w:p w14:paraId="26C6550E" w14:textId="661A2368" w:rsidR="000B525C" w:rsidRPr="000B525C" w:rsidRDefault="00DA5711" w:rsidP="000B525C">
            <w:pPr>
              <w:pStyle w:val="ListParagraph"/>
              <w:tabs>
                <w:tab w:val="left" w:pos="2835"/>
              </w:tabs>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c>
          <w:tcPr>
            <w:tcW w:w="1813" w:type="dxa"/>
            <w:vAlign w:val="center"/>
          </w:tcPr>
          <w:p w14:paraId="21B9C3BE" w14:textId="360901C8" w:rsidR="000B525C" w:rsidRPr="000B525C" w:rsidRDefault="00DA5711" w:rsidP="000B525C">
            <w:pPr>
              <w:pStyle w:val="ListParagraph"/>
              <w:tabs>
                <w:tab w:val="left" w:pos="2835"/>
              </w:tabs>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Đang bổ sung</w:t>
            </w:r>
          </w:p>
        </w:tc>
      </w:tr>
      <w:tr w:rsidR="000B525C" w14:paraId="137BB9D5" w14:textId="77777777" w:rsidTr="00D35B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359B9293" w14:textId="12962A67" w:rsidR="000B525C" w:rsidRPr="000B525C" w:rsidRDefault="00DA5711" w:rsidP="000B525C">
            <w:pPr>
              <w:pStyle w:val="ListParagraph"/>
              <w:tabs>
                <w:tab w:val="left" w:pos="2835"/>
              </w:tabs>
              <w:ind w:left="0"/>
              <w:jc w:val="center"/>
              <w:rPr>
                <w:sz w:val="24"/>
                <w:szCs w:val="24"/>
              </w:rPr>
            </w:pPr>
            <w:r>
              <w:rPr>
                <w:sz w:val="24"/>
                <w:szCs w:val="24"/>
              </w:rPr>
              <w:lastRenderedPageBreak/>
              <w:t>3</w:t>
            </w:r>
          </w:p>
        </w:tc>
        <w:tc>
          <w:tcPr>
            <w:tcW w:w="1812" w:type="dxa"/>
            <w:vAlign w:val="center"/>
          </w:tcPr>
          <w:p w14:paraId="2C52DB82" w14:textId="1A5727F4" w:rsidR="000B525C" w:rsidRPr="000B525C" w:rsidRDefault="00DA5711"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Trần Văn C</w:t>
            </w:r>
          </w:p>
        </w:tc>
        <w:tc>
          <w:tcPr>
            <w:tcW w:w="1812" w:type="dxa"/>
            <w:vAlign w:val="center"/>
          </w:tcPr>
          <w:p w14:paraId="01BBD65C" w14:textId="7B7B452D" w:rsidR="000B525C" w:rsidRPr="000B525C" w:rsidRDefault="00DA5711"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Marketing</w:t>
            </w:r>
          </w:p>
        </w:tc>
        <w:tc>
          <w:tcPr>
            <w:tcW w:w="1813" w:type="dxa"/>
            <w:vAlign w:val="center"/>
          </w:tcPr>
          <w:p w14:paraId="1E1B2984" w14:textId="505EA46B" w:rsidR="000B525C" w:rsidRPr="000B525C" w:rsidRDefault="00DA5711"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w:t>
            </w:r>
          </w:p>
        </w:tc>
        <w:tc>
          <w:tcPr>
            <w:tcW w:w="1813" w:type="dxa"/>
            <w:vAlign w:val="center"/>
          </w:tcPr>
          <w:p w14:paraId="1314793C" w14:textId="6254599E" w:rsidR="000B525C" w:rsidRPr="000B525C" w:rsidRDefault="00DA5711"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Xuất sắc</w:t>
            </w:r>
          </w:p>
        </w:tc>
      </w:tr>
      <w:tr w:rsidR="000B525C" w14:paraId="30852464" w14:textId="77777777" w:rsidTr="00D35B32">
        <w:trPr>
          <w:jc w:val="center"/>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0C94DB5A" w14:textId="58FEE60D" w:rsidR="000B525C" w:rsidRPr="000B525C" w:rsidRDefault="00DA5711" w:rsidP="000B525C">
            <w:pPr>
              <w:pStyle w:val="ListParagraph"/>
              <w:tabs>
                <w:tab w:val="left" w:pos="2835"/>
              </w:tabs>
              <w:ind w:left="0"/>
              <w:jc w:val="center"/>
              <w:rPr>
                <w:sz w:val="24"/>
                <w:szCs w:val="24"/>
              </w:rPr>
            </w:pPr>
            <w:r>
              <w:rPr>
                <w:sz w:val="24"/>
                <w:szCs w:val="24"/>
              </w:rPr>
              <w:t>4</w:t>
            </w:r>
          </w:p>
        </w:tc>
        <w:tc>
          <w:tcPr>
            <w:tcW w:w="1812" w:type="dxa"/>
            <w:vAlign w:val="center"/>
          </w:tcPr>
          <w:p w14:paraId="45AFBD4C" w14:textId="312F0F85" w:rsidR="000B525C" w:rsidRPr="000B525C" w:rsidRDefault="00DA5711" w:rsidP="000B525C">
            <w:pPr>
              <w:pStyle w:val="ListParagraph"/>
              <w:tabs>
                <w:tab w:val="left" w:pos="2835"/>
              </w:tabs>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Phạm Thị B</w:t>
            </w:r>
          </w:p>
        </w:tc>
        <w:tc>
          <w:tcPr>
            <w:tcW w:w="1812" w:type="dxa"/>
            <w:vAlign w:val="center"/>
          </w:tcPr>
          <w:p w14:paraId="01FDEFE5" w14:textId="0F5AFE0D" w:rsidR="000B525C" w:rsidRPr="000B525C" w:rsidRDefault="00DA5711" w:rsidP="000B525C">
            <w:pPr>
              <w:pStyle w:val="ListParagraph"/>
              <w:tabs>
                <w:tab w:val="left" w:pos="2835"/>
              </w:tabs>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UDU</w:t>
            </w:r>
          </w:p>
        </w:tc>
        <w:tc>
          <w:tcPr>
            <w:tcW w:w="1813" w:type="dxa"/>
            <w:vAlign w:val="center"/>
          </w:tcPr>
          <w:p w14:paraId="05E8CB28" w14:textId="5D692B03" w:rsidR="000B525C" w:rsidRPr="000B525C" w:rsidRDefault="00DA5711" w:rsidP="000B525C">
            <w:pPr>
              <w:pStyle w:val="ListParagraph"/>
              <w:tabs>
                <w:tab w:val="left" w:pos="2835"/>
              </w:tabs>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w:t>
            </w:r>
          </w:p>
        </w:tc>
        <w:tc>
          <w:tcPr>
            <w:tcW w:w="1813" w:type="dxa"/>
            <w:vAlign w:val="center"/>
          </w:tcPr>
          <w:p w14:paraId="4EC68264" w14:textId="45D4ECE2" w:rsidR="000B525C" w:rsidRPr="000B525C" w:rsidRDefault="00DA5711" w:rsidP="000B525C">
            <w:pPr>
              <w:pStyle w:val="ListParagraph"/>
              <w:tabs>
                <w:tab w:val="left" w:pos="2835"/>
              </w:tabs>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Đạt yêu cầu</w:t>
            </w:r>
          </w:p>
        </w:tc>
      </w:tr>
      <w:tr w:rsidR="000B525C" w14:paraId="38F1953E" w14:textId="77777777" w:rsidTr="00D35B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7ED1D45C" w14:textId="149080AE" w:rsidR="000B525C" w:rsidRPr="000B525C" w:rsidRDefault="00DA5711" w:rsidP="000B525C">
            <w:pPr>
              <w:pStyle w:val="ListParagraph"/>
              <w:tabs>
                <w:tab w:val="left" w:pos="2835"/>
              </w:tabs>
              <w:ind w:left="0"/>
              <w:jc w:val="center"/>
              <w:rPr>
                <w:sz w:val="24"/>
                <w:szCs w:val="24"/>
              </w:rPr>
            </w:pPr>
            <w:r>
              <w:rPr>
                <w:sz w:val="24"/>
                <w:szCs w:val="24"/>
              </w:rPr>
              <w:t>5</w:t>
            </w:r>
          </w:p>
        </w:tc>
        <w:tc>
          <w:tcPr>
            <w:tcW w:w="1812" w:type="dxa"/>
            <w:vAlign w:val="center"/>
          </w:tcPr>
          <w:p w14:paraId="52CCCAED" w14:textId="32D03BC8" w:rsidR="000B525C" w:rsidRPr="000B525C" w:rsidRDefault="00DA5711"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Hoàng Minh E</w:t>
            </w:r>
          </w:p>
        </w:tc>
        <w:tc>
          <w:tcPr>
            <w:tcW w:w="1812" w:type="dxa"/>
            <w:vAlign w:val="center"/>
          </w:tcPr>
          <w:p w14:paraId="1591C988" w14:textId="66DB0E74" w:rsidR="000B525C" w:rsidRPr="000B525C" w:rsidRDefault="00D35B32"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ATTT</w:t>
            </w:r>
          </w:p>
        </w:tc>
        <w:tc>
          <w:tcPr>
            <w:tcW w:w="1813" w:type="dxa"/>
            <w:vAlign w:val="center"/>
          </w:tcPr>
          <w:p w14:paraId="14ED1B4F" w14:textId="77BC3BC1" w:rsidR="000B525C" w:rsidRPr="000B525C" w:rsidRDefault="00D35B32"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c>
          <w:tcPr>
            <w:tcW w:w="1813" w:type="dxa"/>
            <w:vAlign w:val="center"/>
          </w:tcPr>
          <w:p w14:paraId="673D6250" w14:textId="198FC169" w:rsidR="000B525C" w:rsidRPr="000B525C" w:rsidRDefault="00D35B32" w:rsidP="000B525C">
            <w:pPr>
              <w:pStyle w:val="ListParagraph"/>
              <w:tabs>
                <w:tab w:val="left" w:pos="2835"/>
              </w:tabs>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Đang bổ sung</w:t>
            </w:r>
          </w:p>
        </w:tc>
      </w:tr>
    </w:tbl>
    <w:p w14:paraId="4910FA61" w14:textId="5F02C5FB" w:rsidR="00BB6610" w:rsidRDefault="00BB6610" w:rsidP="00BB6610">
      <w:pPr>
        <w:pStyle w:val="Caption"/>
        <w:jc w:val="center"/>
      </w:pPr>
      <w:bookmarkStart w:id="213" w:name="_Toc184166048"/>
      <w:r>
        <w:t xml:space="preserve">Bảng </w:t>
      </w:r>
      <w:fldSimple w:instr=" SEQ Bảng \* ARABIC ">
        <w:r w:rsidR="004911D5">
          <w:rPr>
            <w:noProof/>
          </w:rPr>
          <w:t>1</w:t>
        </w:r>
      </w:fldSimple>
      <w:r>
        <w:t xml:space="preserve"> Thống kê số lượng sinh viên</w:t>
      </w:r>
      <w:bookmarkEnd w:id="213"/>
    </w:p>
    <w:p w14:paraId="41437EAF" w14:textId="33ACB6FD" w:rsidR="0076198B" w:rsidRDefault="00F37F4A" w:rsidP="00F6216E">
      <w:pPr>
        <w:pStyle w:val="ListParagraph"/>
        <w:numPr>
          <w:ilvl w:val="1"/>
          <w:numId w:val="3"/>
        </w:numPr>
        <w:tabs>
          <w:tab w:val="left" w:pos="2835"/>
        </w:tabs>
        <w:outlineLvl w:val="2"/>
        <w:rPr>
          <w:sz w:val="32"/>
          <w:szCs w:val="32"/>
        </w:rPr>
      </w:pPr>
      <w:bookmarkStart w:id="214" w:name="_Toc184215603"/>
      <w:r w:rsidRPr="00F6216E">
        <w:rPr>
          <w:sz w:val="32"/>
          <w:szCs w:val="32"/>
        </w:rPr>
        <w:t>Ứng dụng của ngành CNTT</w:t>
      </w:r>
      <w:bookmarkEnd w:id="214"/>
    </w:p>
    <w:p w14:paraId="5C336928" w14:textId="77777777" w:rsidR="00A959CF" w:rsidRPr="00A959CF" w:rsidRDefault="00A959CF" w:rsidP="00A959CF">
      <w:pPr>
        <w:pStyle w:val="ListParagraph"/>
        <w:tabs>
          <w:tab w:val="left" w:pos="2835"/>
        </w:tabs>
        <w:spacing w:before="120" w:after="120" w:line="312" w:lineRule="auto"/>
        <w:ind w:left="714" w:firstLine="851"/>
        <w:outlineLvl w:val="2"/>
      </w:pPr>
      <w:r w:rsidRPr="00A959CF">
        <w:t>Trước hết, những ứng dụng của công nghệ thông tin giúp tối ưu hóa và tự động hóa các quy trình kinh doanh, nâng cao năng suất lao động và hiệu quả hoạt động. Các phần mềm quản lý doanh nghiệp (ERP), quản lý quan hệ khách hàng (CRM), quản lý chuỗi cung ứng (SCM) đã trở thành công cụ không thể thiếu trong vận hành doanh nghiệp hiện đại.</w:t>
      </w:r>
    </w:p>
    <w:p w14:paraId="3B56047D" w14:textId="77777777" w:rsidR="00A959CF" w:rsidRPr="00A959CF" w:rsidRDefault="00A959CF" w:rsidP="00A959CF">
      <w:pPr>
        <w:pStyle w:val="ListParagraph"/>
        <w:tabs>
          <w:tab w:val="left" w:pos="2835"/>
        </w:tabs>
        <w:spacing w:before="120" w:after="120" w:line="312" w:lineRule="auto"/>
        <w:ind w:left="714" w:firstLine="851"/>
        <w:outlineLvl w:val="2"/>
      </w:pPr>
    </w:p>
    <w:p w14:paraId="6DF70AE5" w14:textId="77777777" w:rsidR="00A959CF" w:rsidRPr="00A959CF" w:rsidRDefault="00A959CF" w:rsidP="00A959CF">
      <w:pPr>
        <w:pStyle w:val="ListParagraph"/>
        <w:tabs>
          <w:tab w:val="left" w:pos="2835"/>
        </w:tabs>
        <w:spacing w:before="120" w:after="120" w:line="312" w:lineRule="auto"/>
        <w:ind w:left="714" w:firstLine="851"/>
        <w:outlineLvl w:val="2"/>
      </w:pPr>
      <w:r w:rsidRPr="00A959CF">
        <w:t>Bên cạnh đó, những ứng dụng của công nghệ thông tin cũng mở ra nhiều cơ hội mới trong lĩnh vực giáo dục và đào tạo. Các nền tảng học trực tuyến, ứng dụng thực tế ảo (VR) và thực tế tăng cường (AR) đang làm thay đổi cách chúng ta tiếp nhận và truyền tải kiến thức, tạo ra môi trường học tập sống động và tương tác hơn.</w:t>
      </w:r>
    </w:p>
    <w:p w14:paraId="3969EB14" w14:textId="77777777" w:rsidR="00A959CF" w:rsidRPr="00A959CF" w:rsidRDefault="00A959CF" w:rsidP="00A959CF">
      <w:pPr>
        <w:pStyle w:val="ListParagraph"/>
        <w:tabs>
          <w:tab w:val="left" w:pos="2835"/>
        </w:tabs>
        <w:spacing w:before="120" w:after="120" w:line="312" w:lineRule="auto"/>
        <w:ind w:left="714" w:firstLine="851"/>
        <w:outlineLvl w:val="2"/>
      </w:pPr>
    </w:p>
    <w:p w14:paraId="2F6C29B8" w14:textId="77777777" w:rsidR="00A959CF" w:rsidRPr="00A959CF" w:rsidRDefault="00A959CF" w:rsidP="00A959CF">
      <w:pPr>
        <w:pStyle w:val="ListParagraph"/>
        <w:tabs>
          <w:tab w:val="left" w:pos="2835"/>
        </w:tabs>
        <w:spacing w:before="120" w:after="120" w:line="312" w:lineRule="auto"/>
        <w:ind w:left="714" w:firstLine="851"/>
        <w:outlineLvl w:val="2"/>
      </w:pPr>
      <w:r w:rsidRPr="00A959CF">
        <w:t>Trong lĩnh vực y tế, những ứng dụng của công nghệ thông tin như hệ thống lưu trữ và xử lý dữ liệu y tế điện tử, công nghệ chẩn đoán hình ảnh, thiết bị y tế thông minh đã giúp nâng cao chất lượng chăm sóc sức khỏe và kéo dài tuổi thọ con người. Những ứng dụng của công nghệ thông tin cũng đóng vai trò quan trọng trong nghiên cứu y sinh và phát triển thuốc mới.</w:t>
      </w:r>
    </w:p>
    <w:p w14:paraId="63894E4F" w14:textId="77777777" w:rsidR="00A959CF" w:rsidRPr="00A959CF" w:rsidRDefault="00A959CF" w:rsidP="00A959CF">
      <w:pPr>
        <w:pStyle w:val="ListParagraph"/>
        <w:tabs>
          <w:tab w:val="left" w:pos="2835"/>
        </w:tabs>
        <w:spacing w:before="120" w:after="120" w:line="312" w:lineRule="auto"/>
        <w:ind w:left="714" w:firstLine="851"/>
        <w:outlineLvl w:val="2"/>
      </w:pPr>
    </w:p>
    <w:p w14:paraId="03F4D95C" w14:textId="258E1E11" w:rsidR="00A959CF" w:rsidRPr="00A959CF" w:rsidRDefault="00A959CF" w:rsidP="00A959CF">
      <w:pPr>
        <w:pStyle w:val="ListParagraph"/>
        <w:tabs>
          <w:tab w:val="left" w:pos="2835"/>
        </w:tabs>
        <w:spacing w:before="120" w:after="120" w:line="312" w:lineRule="auto"/>
        <w:ind w:left="714" w:firstLine="851"/>
        <w:outlineLvl w:val="2"/>
      </w:pPr>
      <w:r w:rsidRPr="00A959CF">
        <w:t>Không chỉ vậy, những ứng dụng của công nghệ thông tin còn mang lại những đột phá trong lĩnh vực khoa học và công nghệ. Máy tính hiệu năng cao, mô phỏng và mô hình hóa số hỗ trợ các nhà khoa học thực hiện các thí nghiệm ảo, xử lý và phân tích dữ liệu lớn, từ đó đưa ra những phát hiện và sáng chế mới.</w:t>
      </w:r>
    </w:p>
    <w:p w14:paraId="0378D700" w14:textId="6CE5CDAA" w:rsidR="00F37F4A" w:rsidRDefault="00E72937">
      <w:pPr>
        <w:pStyle w:val="ListParagraph"/>
        <w:tabs>
          <w:tab w:val="left" w:pos="2835"/>
        </w:tabs>
        <w:ind w:left="794" w:firstLine="851"/>
        <w:pPrChange w:id="215" w:author="Unknown" w:date="2024-12-04T01:30:00Z">
          <w:pPr>
            <w:pStyle w:val="ListParagraph"/>
            <w:tabs>
              <w:tab w:val="left" w:pos="2835"/>
            </w:tabs>
            <w:ind w:left="794" w:firstLine="720"/>
          </w:pPr>
        </w:pPrChange>
      </w:pPr>
      <w:r w:rsidRPr="00E72937">
        <w:t>Công nghệ thông tin (CNTT) đã trở thành một phần không thể thiếu trong cuộc sống hiện đại. Từ các thiết bị di động đến phần mềm văn phòng và công cụ trực tuyến, ứng dụng công nghệ thông tin cơ bản đã giúp chúng ta tiếp cận thông tin, kết nối với nhau và thực hiện các tác vụ hiệu quả hơn. Bài viết này sẽ khám phá những lợi ích của ứng dụng công nghệ thông tin cơ bản, cách nó đã thay đổi cách làm việc truyền thống, những ví dụ thành công trong các ngành nghề và xu hướng trong tương lai.</w:t>
      </w:r>
    </w:p>
    <w:p w14:paraId="470FF68E" w14:textId="2BCB6C2B" w:rsidR="00E72937" w:rsidRDefault="00E72937">
      <w:pPr>
        <w:pStyle w:val="ListParagraph"/>
        <w:numPr>
          <w:ilvl w:val="2"/>
          <w:numId w:val="3"/>
        </w:numPr>
        <w:tabs>
          <w:tab w:val="left" w:pos="2835"/>
        </w:tabs>
        <w:outlineLvl w:val="3"/>
        <w:pPrChange w:id="216" w:author="Unknown" w:date="2024-12-04T01:20:00Z">
          <w:pPr>
            <w:pStyle w:val="ListParagraph"/>
            <w:numPr>
              <w:ilvl w:val="2"/>
              <w:numId w:val="3"/>
            </w:numPr>
            <w:tabs>
              <w:tab w:val="left" w:pos="2835"/>
            </w:tabs>
            <w:ind w:left="1224" w:hanging="504"/>
          </w:pPr>
        </w:pPrChange>
      </w:pPr>
      <w:bookmarkStart w:id="217" w:name="_Toc184215604"/>
      <w:r w:rsidRPr="00E72937">
        <w:lastRenderedPageBreak/>
        <w:t>Lợi ích của ứng dụng công nghệ thông tin cơ bản</w:t>
      </w:r>
      <w:bookmarkEnd w:id="217"/>
    </w:p>
    <w:p w14:paraId="36016718" w14:textId="2D3A36C5" w:rsidR="00E72937" w:rsidRDefault="00E72937" w:rsidP="00E72937">
      <w:pPr>
        <w:pStyle w:val="ListParagraph"/>
        <w:numPr>
          <w:ilvl w:val="0"/>
          <w:numId w:val="4"/>
        </w:numPr>
        <w:tabs>
          <w:tab w:val="left" w:pos="2835"/>
        </w:tabs>
      </w:pPr>
      <w:r w:rsidRPr="00E72937">
        <w:t>Sự giúp sức của công nghệ thông tin tới đời sống hàng ngày</w:t>
      </w:r>
    </w:p>
    <w:p w14:paraId="2D53E86D" w14:textId="51117744" w:rsidR="00E72937" w:rsidRDefault="00E72937" w:rsidP="00E72937">
      <w:pPr>
        <w:pStyle w:val="ListParagraph"/>
        <w:numPr>
          <w:ilvl w:val="0"/>
          <w:numId w:val="4"/>
        </w:numPr>
        <w:tabs>
          <w:tab w:val="left" w:pos="2835"/>
        </w:tabs>
      </w:pPr>
      <w:r w:rsidRPr="00E72937">
        <w:t>Công nghệ thông tin đã thay đổi cách làm việc truyền thống</w:t>
      </w:r>
    </w:p>
    <w:p w14:paraId="26193DC0" w14:textId="21C94516" w:rsidR="00786EC5" w:rsidRDefault="00786EC5">
      <w:pPr>
        <w:pStyle w:val="ListParagraph"/>
        <w:numPr>
          <w:ilvl w:val="2"/>
          <w:numId w:val="3"/>
        </w:numPr>
        <w:tabs>
          <w:tab w:val="left" w:pos="2835"/>
        </w:tabs>
        <w:outlineLvl w:val="3"/>
        <w:pPrChange w:id="218" w:author="Unknown" w:date="2024-12-04T01:20:00Z">
          <w:pPr>
            <w:pStyle w:val="ListParagraph"/>
            <w:numPr>
              <w:ilvl w:val="2"/>
              <w:numId w:val="3"/>
            </w:numPr>
            <w:tabs>
              <w:tab w:val="left" w:pos="2835"/>
            </w:tabs>
            <w:ind w:left="1224" w:hanging="504"/>
          </w:pPr>
        </w:pPrChange>
      </w:pPr>
      <w:bookmarkStart w:id="219" w:name="_Toc184215605"/>
      <w:r w:rsidRPr="00786EC5">
        <w:t>Ứng dụng công nghệ thông tin cơ bản trong thời đại số</w:t>
      </w:r>
      <w:bookmarkEnd w:id="219"/>
    </w:p>
    <w:p w14:paraId="06FA56BC" w14:textId="4E732CF5" w:rsidR="006F6CF6" w:rsidRDefault="006F6CF6">
      <w:pPr>
        <w:pStyle w:val="ListParagraph"/>
        <w:tabs>
          <w:tab w:val="left" w:pos="2835"/>
        </w:tabs>
        <w:ind w:left="1225" w:firstLine="851"/>
        <w:pPrChange w:id="220" w:author="Unknown" w:date="2024-12-04T01:30:00Z">
          <w:pPr>
            <w:pStyle w:val="ListParagraph"/>
            <w:tabs>
              <w:tab w:val="left" w:pos="2835"/>
            </w:tabs>
            <w:ind w:left="1224"/>
          </w:pPr>
        </w:pPrChange>
      </w:pPr>
      <w:r w:rsidRPr="006F6CF6">
        <w:rPr>
          <w:b/>
          <w:bCs/>
        </w:rPr>
        <w:t>Y tế</w:t>
      </w:r>
      <w:r>
        <w:t xml:space="preserve">: Hệ thống quản lý hồ sơ bệnh án điện tử đã giúp các cơ sở y tế quản lý, lưu trữ và truy cập thông tin bệnh nhân một cách hiệu quả hơn. Các bác sĩ cũng có thể sử dụng công nghệ tele-y </w:t>
      </w:r>
      <w:ins w:id="221" w:author="Unknown" w:date="2024-12-04T00:48:00Z">
        <w:r w:rsidR="004A19E3">
          <w:rPr>
            <w:rStyle w:val="FootnoteReference"/>
          </w:rPr>
          <w:footnoteReference w:id="3"/>
        </w:r>
      </w:ins>
      <w:r>
        <w:t>tế để khám và tư vấn cho bệnh nhân từ xa.</w:t>
      </w:r>
    </w:p>
    <w:p w14:paraId="7ED8B5BB" w14:textId="23D8467C" w:rsidR="006F6CF6" w:rsidRDefault="006F6CF6">
      <w:pPr>
        <w:pStyle w:val="ListParagraph"/>
        <w:tabs>
          <w:tab w:val="left" w:pos="2835"/>
        </w:tabs>
        <w:ind w:left="1225" w:firstLine="851"/>
        <w:pPrChange w:id="223" w:author="Unknown" w:date="2024-12-04T01:30:00Z">
          <w:pPr>
            <w:pStyle w:val="ListParagraph"/>
            <w:tabs>
              <w:tab w:val="left" w:pos="2835"/>
            </w:tabs>
            <w:ind w:left="1224"/>
          </w:pPr>
        </w:pPrChange>
      </w:pPr>
      <w:r w:rsidRPr="006F6CF6">
        <w:rPr>
          <w:b/>
          <w:bCs/>
        </w:rPr>
        <w:t>Giáo dục</w:t>
      </w:r>
      <w:r>
        <w:t>: Các nền tảng học trực tuyến như Coursera, edX đã mở ra cơ hội học tập cho mọi người trên toàn thế giới. Học sinh và sinh viên cũng có thể sử dụng các công cụ trực tuyến để học tập tương tác và hợp tác nhóm.</w:t>
      </w:r>
    </w:p>
    <w:p w14:paraId="2E17D8BF" w14:textId="7DB827DA" w:rsidR="006F6CF6" w:rsidRDefault="006F6CF6">
      <w:pPr>
        <w:pStyle w:val="ListParagraph"/>
        <w:tabs>
          <w:tab w:val="left" w:pos="2835"/>
        </w:tabs>
        <w:ind w:left="1225" w:firstLine="851"/>
        <w:pPrChange w:id="224" w:author="Unknown" w:date="2024-12-04T01:30:00Z">
          <w:pPr>
            <w:pStyle w:val="ListParagraph"/>
            <w:tabs>
              <w:tab w:val="left" w:pos="2835"/>
            </w:tabs>
            <w:ind w:left="1224"/>
          </w:pPr>
        </w:pPrChange>
      </w:pPr>
      <w:r w:rsidRPr="006F6CF6">
        <w:rPr>
          <w:b/>
          <w:bCs/>
        </w:rPr>
        <w:t>Tài chính – Ngân hàng</w:t>
      </w:r>
      <w:r>
        <w:t>: Các ứng dụng ngân hàng di động và internet banking đã thay đổi hoàn toàn cách chúng ta giao dịch tài chính. Người dùng có thể dễ dàng chuyển tiền, thanh toán hóa đơn và theo dõi tài khoản ngay trên điện thoại.</w:t>
      </w:r>
    </w:p>
    <w:p w14:paraId="416C2C0B" w14:textId="6E8E15F9" w:rsidR="00786EC5" w:rsidRDefault="006F6CF6">
      <w:pPr>
        <w:pStyle w:val="ListParagraph"/>
        <w:tabs>
          <w:tab w:val="left" w:pos="2835"/>
        </w:tabs>
        <w:ind w:left="1225" w:firstLine="851"/>
        <w:pPrChange w:id="225" w:author="Unknown" w:date="2024-12-04T01:30:00Z">
          <w:pPr>
            <w:pStyle w:val="ListParagraph"/>
            <w:tabs>
              <w:tab w:val="left" w:pos="2835"/>
            </w:tabs>
            <w:ind w:left="1224"/>
          </w:pPr>
        </w:pPrChange>
      </w:pPr>
      <w:r w:rsidRPr="00EA3156">
        <w:rPr>
          <w:b/>
          <w:bCs/>
        </w:rPr>
        <w:t>Bán lẻ</w:t>
      </w:r>
      <w:r>
        <w:t>: Các nền tảng thương mại điện tử như Amazon, Shopee, Lazada đã thay đổi hoàn toàn cách chúng ta mua sắm. Người tiêu dùng có thể dễ dàng mua hàng trực tuyến và nhận hàng tận nhà, mở rộng lựa chọn sản phẩm.</w:t>
      </w:r>
    </w:p>
    <w:p w14:paraId="07260568" w14:textId="6E8E15F9" w:rsidR="006F6CF6" w:rsidRDefault="00C25B3D">
      <w:pPr>
        <w:pStyle w:val="ListParagraph"/>
        <w:numPr>
          <w:ilvl w:val="2"/>
          <w:numId w:val="3"/>
        </w:numPr>
        <w:tabs>
          <w:tab w:val="left" w:pos="2835"/>
        </w:tabs>
        <w:outlineLvl w:val="3"/>
        <w:pPrChange w:id="226" w:author="Unknown" w:date="2024-12-04T01:21:00Z">
          <w:pPr>
            <w:pStyle w:val="ListParagraph"/>
            <w:numPr>
              <w:ilvl w:val="2"/>
              <w:numId w:val="3"/>
            </w:numPr>
            <w:tabs>
              <w:tab w:val="left" w:pos="2835"/>
            </w:tabs>
            <w:ind w:left="1224" w:hanging="504"/>
          </w:pPr>
        </w:pPrChange>
      </w:pPr>
      <w:bookmarkStart w:id="227" w:name="_Toc184215606"/>
      <w:r>
        <w:t>Nghề nghiệp</w:t>
      </w:r>
      <w:bookmarkEnd w:id="227"/>
    </w:p>
    <w:p w14:paraId="7C45273A" w14:textId="6C6602ED" w:rsidR="00C25B3D" w:rsidRDefault="00C25B3D">
      <w:pPr>
        <w:pStyle w:val="ListParagraph"/>
        <w:tabs>
          <w:tab w:val="left" w:pos="2835"/>
        </w:tabs>
        <w:ind w:left="1225" w:firstLine="851"/>
        <w:pPrChange w:id="228" w:author="Unknown" w:date="2024-12-04T01:30:00Z">
          <w:pPr>
            <w:pStyle w:val="ListParagraph"/>
            <w:tabs>
              <w:tab w:val="left" w:pos="2835"/>
            </w:tabs>
            <w:ind w:left="1225" w:firstLine="720"/>
          </w:pPr>
        </w:pPrChange>
      </w:pPr>
      <w:r w:rsidRPr="00C25B3D">
        <w:t>Với những kiến thức nền tảng toàn diện, hiện đại và thực tiễn liên quan đến Công nghệ thông tin định hướng ứng dụng của Học viện, sau khi tốt nghiệp, sinh viên sẽ có nhiều cơ hội việc làm hấp dẫn tại các doanh nghiệp trong nước và nước ngoài. Các vị trí việc làm cụ thể mà sinh viên ngành Công nghệ thông tin định hướng ứng dụng của Học viên có thể đảm nhận tốt sau khi ra trường là:</w:t>
      </w:r>
    </w:p>
    <w:p w14:paraId="125217CB" w14:textId="62A5FDFC" w:rsidR="00C25B3D" w:rsidRDefault="00C25B3D" w:rsidP="00C25B3D">
      <w:pPr>
        <w:pStyle w:val="ListParagraph"/>
        <w:numPr>
          <w:ilvl w:val="0"/>
          <w:numId w:val="4"/>
        </w:numPr>
        <w:tabs>
          <w:tab w:val="left" w:pos="2835"/>
        </w:tabs>
      </w:pPr>
      <w:r>
        <w:t xml:space="preserve">Lập trình viên website (Website Developer) </w:t>
      </w:r>
    </w:p>
    <w:p w14:paraId="72678F33" w14:textId="25DC4DF9" w:rsidR="00C25B3D" w:rsidRDefault="00C25B3D" w:rsidP="00C25B3D">
      <w:pPr>
        <w:pStyle w:val="ListParagraph"/>
        <w:numPr>
          <w:ilvl w:val="0"/>
          <w:numId w:val="4"/>
        </w:numPr>
        <w:tabs>
          <w:tab w:val="left" w:pos="2835"/>
        </w:tabs>
      </w:pPr>
      <w:r>
        <w:t xml:space="preserve">Lập trình viên ứng dụng di động (Mobile Developer) </w:t>
      </w:r>
    </w:p>
    <w:p w14:paraId="09ED8A2C" w14:textId="34FB7247" w:rsidR="00C25B3D" w:rsidRDefault="00C25B3D" w:rsidP="00C25B3D">
      <w:pPr>
        <w:pStyle w:val="ListParagraph"/>
        <w:numPr>
          <w:ilvl w:val="0"/>
          <w:numId w:val="4"/>
        </w:numPr>
        <w:tabs>
          <w:tab w:val="left" w:pos="2835"/>
        </w:tabs>
      </w:pPr>
      <w:r>
        <w:t xml:space="preserve">Chuyên viên kiểm thử phần mềm (Tester) </w:t>
      </w:r>
    </w:p>
    <w:p w14:paraId="78DA6A29" w14:textId="663F2DC6" w:rsidR="00C25B3D" w:rsidRDefault="00C25B3D" w:rsidP="00C25B3D">
      <w:pPr>
        <w:pStyle w:val="ListParagraph"/>
        <w:numPr>
          <w:ilvl w:val="0"/>
          <w:numId w:val="4"/>
        </w:numPr>
        <w:tabs>
          <w:tab w:val="left" w:pos="2835"/>
        </w:tabs>
      </w:pPr>
      <w:r>
        <w:t xml:space="preserve">Chuyên viên phân tích nghiệp vụ (Business Analyst) </w:t>
      </w:r>
    </w:p>
    <w:p w14:paraId="6E279F3A" w14:textId="0184E55C" w:rsidR="00C25B3D" w:rsidRDefault="00C25B3D" w:rsidP="00C25B3D">
      <w:pPr>
        <w:pStyle w:val="ListParagraph"/>
        <w:numPr>
          <w:ilvl w:val="0"/>
          <w:numId w:val="4"/>
        </w:numPr>
        <w:tabs>
          <w:tab w:val="left" w:pos="2835"/>
        </w:tabs>
      </w:pPr>
      <w:r>
        <w:t xml:space="preserve">Lập trình viên cơ sở dữ liệu (Database Developer) </w:t>
      </w:r>
    </w:p>
    <w:p w14:paraId="0114697D" w14:textId="0D45AF38" w:rsidR="00C25B3D" w:rsidRDefault="00C25B3D" w:rsidP="00C25B3D">
      <w:pPr>
        <w:pStyle w:val="ListParagraph"/>
        <w:numPr>
          <w:ilvl w:val="0"/>
          <w:numId w:val="4"/>
        </w:numPr>
        <w:tabs>
          <w:tab w:val="left" w:pos="2835"/>
        </w:tabs>
      </w:pPr>
      <w:r>
        <w:t xml:space="preserve">Quản trị viên mạng máy tính (Network Administrator) </w:t>
      </w:r>
    </w:p>
    <w:p w14:paraId="208B3DED" w14:textId="2421C808" w:rsidR="00C25B3D" w:rsidRDefault="00C25B3D" w:rsidP="00C25B3D">
      <w:pPr>
        <w:pStyle w:val="ListParagraph"/>
        <w:numPr>
          <w:ilvl w:val="0"/>
          <w:numId w:val="4"/>
        </w:numPr>
        <w:tabs>
          <w:tab w:val="left" w:pos="2835"/>
        </w:tabs>
      </w:pPr>
      <w:r>
        <w:t>Cán bộ kỹ thuật, quản lý, điều hành trong lĩnh vực Công nghệ thông tin</w:t>
      </w:r>
    </w:p>
    <w:p w14:paraId="3F03AD07" w14:textId="392A5693" w:rsidR="00F1190C" w:rsidRDefault="00F1190C">
      <w:pPr>
        <w:pStyle w:val="ListParagraph"/>
        <w:tabs>
          <w:tab w:val="left" w:pos="2835"/>
        </w:tabs>
        <w:ind w:left="1151" w:firstLine="851"/>
        <w:pPrChange w:id="229" w:author="Unknown" w:date="2024-12-04T01:30:00Z">
          <w:pPr>
            <w:pStyle w:val="ListParagraph"/>
            <w:tabs>
              <w:tab w:val="left" w:pos="2835"/>
            </w:tabs>
            <w:ind w:left="1151"/>
          </w:pPr>
        </w:pPrChange>
      </w:pPr>
      <w:r w:rsidRPr="00F1190C">
        <w:t xml:space="preserve">Bên cạnh đó, với nền tảng kiến thức lý thuyết và thực tiễn vững chắc, sau khi tốt nghiệp, sinh viên cũng có thể tự tạo lập doanh nghiệp, trở thành cán bộ nghiên cứu, cán bộ giảng dạy về công nghệ thông tin tại các Viện, Trung tâm nghiên cứu và các Cơ sở đào tạo; </w:t>
      </w:r>
      <w:r w:rsidRPr="00F1190C">
        <w:lastRenderedPageBreak/>
        <w:t>Sinh viên cũng có thể tiếp tục học tiếp lên trình độ Sau đại học ở trong nước và nước</w:t>
      </w:r>
      <w:ins w:id="230" w:author="Unknown" w:date="2024-12-04T00:42:00Z">
        <w:r w:rsidR="0000711A">
          <w:t xml:space="preserve"> </w:t>
        </w:r>
      </w:ins>
      <w:del w:id="231" w:author="Unknown">
        <w:r w:rsidRPr="00F1190C" w:rsidDel="00287E29">
          <w:delText xml:space="preserve"> </w:delText>
        </w:r>
      </w:del>
      <w:ins w:id="232" w:author="Unknown" w:date="2024-12-04T00:39:00Z">
        <w:r w:rsidR="00287E29">
          <w:t>ngoài</w:t>
        </w:r>
      </w:ins>
      <w:del w:id="233" w:author="Unknown">
        <w:r w:rsidRPr="00F1190C" w:rsidDel="00287E29">
          <w:delText>ngoài</w:delText>
        </w:r>
      </w:del>
      <w:r w:rsidRPr="00F1190C">
        <w:t>.</w:t>
      </w:r>
    </w:p>
    <w:p w14:paraId="09EB3E34" w14:textId="276EEB13" w:rsidR="00224FD7" w:rsidRDefault="00224FD7" w:rsidP="009C6C48">
      <w:pPr>
        <w:tabs>
          <w:tab w:val="left" w:pos="2835"/>
        </w:tabs>
        <w:rPr>
          <w:ins w:id="234" w:author="Unknown" w:date="2024-12-04T00:57:00Z"/>
        </w:rPr>
      </w:pPr>
      <w:ins w:id="235" w:author="Unknown" w:date="2024-12-04T00:57:00Z">
        <w:r>
          <w:br w:type="page"/>
        </w:r>
      </w:ins>
    </w:p>
    <w:p w14:paraId="653D0CF2" w14:textId="31336221" w:rsidR="00EA3156" w:rsidRDefault="00224FD7">
      <w:pPr>
        <w:pStyle w:val="ListParagraph"/>
        <w:numPr>
          <w:ilvl w:val="0"/>
          <w:numId w:val="3"/>
        </w:numPr>
        <w:tabs>
          <w:tab w:val="left" w:pos="2835"/>
        </w:tabs>
        <w:jc w:val="center"/>
        <w:outlineLvl w:val="1"/>
        <w:pPrChange w:id="236" w:author="Unknown" w:date="2024-12-04T01:21:00Z">
          <w:pPr>
            <w:tabs>
              <w:tab w:val="left" w:pos="2835"/>
            </w:tabs>
          </w:pPr>
        </w:pPrChange>
      </w:pPr>
      <w:bookmarkStart w:id="237" w:name="_Toc184215607"/>
      <w:ins w:id="238" w:author="Unknown" w:date="2024-12-04T00:57:00Z">
        <w:r>
          <w:rPr>
            <w:b/>
            <w:bCs/>
            <w:sz w:val="36"/>
            <w:szCs w:val="36"/>
          </w:rPr>
          <w:lastRenderedPageBreak/>
          <w:t>TẠO VĂN BẢN HÀNH CHÍNH</w:t>
        </w:r>
      </w:ins>
      <w:bookmarkEnd w:id="237"/>
    </w:p>
    <w:p w14:paraId="4B361A52" w14:textId="51D8497D" w:rsidR="00C25B3D" w:rsidRDefault="00371F19" w:rsidP="003B5CF7">
      <w:pPr>
        <w:pStyle w:val="ListParagraph"/>
        <w:numPr>
          <w:ilvl w:val="1"/>
          <w:numId w:val="3"/>
        </w:numPr>
        <w:tabs>
          <w:tab w:val="left" w:pos="2835"/>
        </w:tabs>
        <w:outlineLvl w:val="2"/>
        <w:rPr>
          <w:ins w:id="239" w:author="Unknown" w:date="2024-12-04T02:07:00Z"/>
          <w:sz w:val="32"/>
          <w:szCs w:val="32"/>
        </w:rPr>
      </w:pPr>
      <w:bookmarkStart w:id="240" w:name="_Toc184215608"/>
      <w:ins w:id="241" w:author="Unknown" w:date="2024-12-04T02:06:00Z">
        <w:r w:rsidRPr="00371F19">
          <w:rPr>
            <w:sz w:val="32"/>
            <w:szCs w:val="32"/>
            <w:rPrChange w:id="242" w:author="Unknown" w:date="2024-12-04T02:07:00Z">
              <w:rPr/>
            </w:rPrChange>
          </w:rPr>
          <w:t>Nội dung và hình thức</w:t>
        </w:r>
      </w:ins>
      <w:bookmarkEnd w:id="240"/>
      <w:del w:id="243" w:author="Unknown">
        <w:r w:rsidR="00F1190C" w:rsidRPr="00371F19" w:rsidDel="00371F19">
          <w:rPr>
            <w:sz w:val="32"/>
            <w:szCs w:val="32"/>
            <w:rPrChange w:id="244" w:author="Unknown" w:date="2024-12-04T02:07:00Z">
              <w:rPr/>
            </w:rPrChange>
          </w:rPr>
          <w:tab/>
        </w:r>
      </w:del>
    </w:p>
    <w:p w14:paraId="14DD8B57" w14:textId="076B27A8" w:rsidR="003B5CF7" w:rsidRPr="00EE4AC3" w:rsidRDefault="003B5CF7">
      <w:pPr>
        <w:pStyle w:val="ListParagraph"/>
        <w:numPr>
          <w:ilvl w:val="2"/>
          <w:numId w:val="3"/>
        </w:numPr>
        <w:tabs>
          <w:tab w:val="left" w:pos="2835"/>
        </w:tabs>
        <w:outlineLvl w:val="3"/>
        <w:rPr>
          <w:ins w:id="245" w:author="Unknown" w:date="2024-12-04T02:07:00Z"/>
        </w:rPr>
        <w:pPrChange w:id="246" w:author="Unknown" w:date="2024-12-04T02:09:00Z">
          <w:pPr>
            <w:pStyle w:val="ListParagraph"/>
            <w:numPr>
              <w:ilvl w:val="1"/>
              <w:numId w:val="3"/>
            </w:numPr>
            <w:tabs>
              <w:tab w:val="left" w:pos="2835"/>
            </w:tabs>
            <w:ind w:left="716" w:hanging="432"/>
          </w:pPr>
        </w:pPrChange>
      </w:pPr>
      <w:bookmarkStart w:id="247" w:name="_Toc184215609"/>
      <w:ins w:id="248" w:author="Unknown" w:date="2024-12-04T02:08:00Z">
        <w:r w:rsidRPr="00EE4AC3">
          <w:rPr>
            <w:rPrChange w:id="249" w:author="Unknown" w:date="2024-12-04T02:09:00Z">
              <w:rPr>
                <w:sz w:val="32"/>
                <w:szCs w:val="32"/>
              </w:rPr>
            </w:rPrChange>
          </w:rPr>
          <w:t>Nội dung</w:t>
        </w:r>
      </w:ins>
      <w:bookmarkEnd w:id="247"/>
    </w:p>
    <w:p w14:paraId="34C22FAE" w14:textId="20CFFBD0" w:rsidR="00371F19" w:rsidRDefault="003B5CF7" w:rsidP="00371F19">
      <w:pPr>
        <w:pStyle w:val="ListParagraph"/>
        <w:tabs>
          <w:tab w:val="left" w:pos="2835"/>
        </w:tabs>
        <w:ind w:left="792"/>
        <w:rPr>
          <w:ins w:id="250" w:author="Unknown" w:date="2024-12-04T02:16:00Z"/>
        </w:rPr>
      </w:pPr>
      <w:ins w:id="251" w:author="Unknown" w:date="2024-12-04T02:08:00Z">
        <w:r w:rsidRPr="00EE4AC3">
          <w:rPr>
            <w:rPrChange w:id="252" w:author="Unknown" w:date="2024-12-04T02:09:00Z">
              <w:rPr>
                <w:sz w:val="32"/>
                <w:szCs w:val="32"/>
              </w:rPr>
            </w:rPrChange>
          </w:rPr>
          <w:t>Biên bản cuộc họp là một văn bản được ghi lại trong quá trình cuộc họp diễn ra, tóm tắt và lưu trữ toàn bộ nội dung chính, bao gồm thông tin về thời gian, địa điểm, thành phần tham gia, diễn biến, ý kiến đóng góp, và kết luận của cuộc họp.</w:t>
        </w:r>
      </w:ins>
    </w:p>
    <w:p w14:paraId="65FC2F4E" w14:textId="73CE2D1B" w:rsidR="00EA36C2" w:rsidRDefault="000A55D8" w:rsidP="00EA36C2">
      <w:pPr>
        <w:pStyle w:val="ListParagraph"/>
        <w:numPr>
          <w:ilvl w:val="2"/>
          <w:numId w:val="3"/>
        </w:numPr>
        <w:tabs>
          <w:tab w:val="left" w:pos="2835"/>
        </w:tabs>
        <w:rPr>
          <w:ins w:id="253" w:author="Unknown" w:date="2024-12-04T02:18:00Z"/>
        </w:rPr>
      </w:pPr>
      <w:ins w:id="254" w:author="Unknown" w:date="2024-12-04T02:18:00Z">
        <w:r>
          <w:t>Hình thức</w:t>
        </w:r>
      </w:ins>
    </w:p>
    <w:p w14:paraId="47A54D42" w14:textId="50698ABC" w:rsidR="000A55D8" w:rsidRPr="005C1CC4" w:rsidRDefault="000A55D8" w:rsidP="000A55D8">
      <w:pPr>
        <w:pStyle w:val="ListParagraph"/>
        <w:numPr>
          <w:ilvl w:val="0"/>
          <w:numId w:val="4"/>
        </w:numPr>
        <w:tabs>
          <w:tab w:val="left" w:pos="2835"/>
        </w:tabs>
        <w:rPr>
          <w:ins w:id="255" w:author="Unknown" w:date="2024-12-04T02:19:00Z"/>
          <w:b/>
          <w:bCs/>
          <w:rPrChange w:id="256" w:author="Unknown" w:date="2024-12-04T02:19:00Z">
            <w:rPr>
              <w:ins w:id="257" w:author="Unknown" w:date="2024-12-04T02:19:00Z"/>
            </w:rPr>
          </w:rPrChange>
        </w:rPr>
      </w:pPr>
      <w:ins w:id="258" w:author="Unknown" w:date="2024-12-04T02:18:00Z">
        <w:r w:rsidRPr="005C1CC4">
          <w:rPr>
            <w:b/>
            <w:bCs/>
            <w:rPrChange w:id="259" w:author="Unknown" w:date="2024-12-04T02:19:00Z">
              <w:rPr/>
            </w:rPrChange>
          </w:rPr>
          <w:t>Quốc hiệu tiêu ngữ</w:t>
        </w:r>
      </w:ins>
      <w:ins w:id="260" w:author="Unknown" w:date="2024-12-04T02:19:00Z">
        <w:r w:rsidR="005C1CC4" w:rsidRPr="005C1CC4">
          <w:rPr>
            <w:b/>
            <w:bCs/>
            <w:rPrChange w:id="261" w:author="Unknown" w:date="2024-12-04T02:19:00Z">
              <w:rPr/>
            </w:rPrChange>
          </w:rPr>
          <w:t>:</w:t>
        </w:r>
      </w:ins>
    </w:p>
    <w:p w14:paraId="7BFC3CE3" w14:textId="638C3F44" w:rsidR="005C1CC4" w:rsidRDefault="005C1CC4">
      <w:pPr>
        <w:pStyle w:val="ListParagraph"/>
        <w:tabs>
          <w:tab w:val="left" w:pos="2835"/>
        </w:tabs>
        <w:ind w:left="1152"/>
        <w:rPr>
          <w:ins w:id="262" w:author="Unknown" w:date="2024-12-04T02:19:00Z"/>
        </w:rPr>
        <w:pPrChange w:id="263" w:author="Unknown" w:date="2024-12-04T02:19:00Z">
          <w:pPr>
            <w:pStyle w:val="ListParagraph"/>
            <w:numPr>
              <w:numId w:val="4"/>
            </w:numPr>
            <w:tabs>
              <w:tab w:val="left" w:pos="2835"/>
            </w:tabs>
            <w:ind w:left="284" w:hanging="284"/>
          </w:pPr>
        </w:pPrChange>
      </w:pPr>
      <w:ins w:id="264" w:author="Unknown" w:date="2024-12-04T02:19:00Z">
        <w:r>
          <w:t>Ví dụ</w:t>
        </w:r>
      </w:ins>
    </w:p>
    <w:p w14:paraId="5AD18A01" w14:textId="77777777" w:rsidR="005C1CC4" w:rsidRDefault="005C1CC4" w:rsidP="005C1CC4">
      <w:pPr>
        <w:pStyle w:val="ListParagraph"/>
        <w:tabs>
          <w:tab w:val="left" w:pos="2835"/>
        </w:tabs>
        <w:ind w:left="1152"/>
        <w:rPr>
          <w:ins w:id="265" w:author="Unknown" w:date="2024-12-04T02:19:00Z"/>
        </w:rPr>
      </w:pPr>
      <w:ins w:id="266" w:author="Unknown" w:date="2024-12-04T02:19:00Z">
        <w:r>
          <w:t>CỘNG HÒA XÃ HỘI CHỦ NGHĨA VIỆT NAM</w:t>
        </w:r>
      </w:ins>
    </w:p>
    <w:p w14:paraId="3C402BAB" w14:textId="33A83768" w:rsidR="005C1CC4" w:rsidRDefault="005C1CC4">
      <w:pPr>
        <w:pStyle w:val="ListParagraph"/>
        <w:tabs>
          <w:tab w:val="left" w:pos="2835"/>
        </w:tabs>
        <w:ind w:left="1152"/>
        <w:rPr>
          <w:ins w:id="267" w:author="Unknown" w:date="2024-12-04T02:15:00Z"/>
        </w:rPr>
        <w:pPrChange w:id="268" w:author="Unknown" w:date="2024-12-04T02:19:00Z">
          <w:pPr>
            <w:pStyle w:val="ListParagraph"/>
            <w:tabs>
              <w:tab w:val="left" w:pos="2835"/>
            </w:tabs>
            <w:ind w:left="792"/>
          </w:pPr>
        </w:pPrChange>
      </w:pPr>
      <w:ins w:id="269" w:author="Unknown" w:date="2024-12-04T02:19:00Z">
        <w:r>
          <w:t>Độc lập - Tự do - Hạnh phúc</w:t>
        </w:r>
      </w:ins>
    </w:p>
    <w:p w14:paraId="487065FC" w14:textId="29D4ACF3" w:rsidR="00EA36C2" w:rsidRPr="0019387A" w:rsidRDefault="0019387A" w:rsidP="0019387A">
      <w:pPr>
        <w:pStyle w:val="ListParagraph"/>
        <w:numPr>
          <w:ilvl w:val="0"/>
          <w:numId w:val="4"/>
        </w:numPr>
        <w:tabs>
          <w:tab w:val="left" w:pos="2835"/>
        </w:tabs>
        <w:rPr>
          <w:ins w:id="270" w:author="Unknown" w:date="2024-12-04T02:19:00Z"/>
          <w:b/>
          <w:bCs/>
          <w:rPrChange w:id="271" w:author="Unknown" w:date="2024-12-04T02:20:00Z">
            <w:rPr>
              <w:ins w:id="272" w:author="Unknown" w:date="2024-12-04T02:19:00Z"/>
            </w:rPr>
          </w:rPrChange>
        </w:rPr>
      </w:pPr>
      <w:ins w:id="273" w:author="Unknown" w:date="2024-12-04T02:19:00Z">
        <w:r w:rsidRPr="0019387A">
          <w:rPr>
            <w:b/>
            <w:bCs/>
            <w:rPrChange w:id="274" w:author="Unknown" w:date="2024-12-04T02:20:00Z">
              <w:rPr/>
            </w:rPrChange>
          </w:rPr>
          <w:t>Tên biên bản:</w:t>
        </w:r>
      </w:ins>
    </w:p>
    <w:p w14:paraId="0082758F" w14:textId="2B55464C" w:rsidR="0019387A" w:rsidRDefault="0019387A" w:rsidP="0019387A">
      <w:pPr>
        <w:pStyle w:val="ListParagraph"/>
        <w:tabs>
          <w:tab w:val="left" w:pos="2835"/>
        </w:tabs>
        <w:ind w:left="1152"/>
        <w:rPr>
          <w:ins w:id="275" w:author="Unknown" w:date="2024-12-04T02:20:00Z"/>
        </w:rPr>
      </w:pPr>
      <w:ins w:id="276" w:author="Unknown" w:date="2024-12-04T02:20:00Z">
        <w:r>
          <w:t>Ghi rõ loại biên bản, ví dụ:</w:t>
        </w:r>
      </w:ins>
    </w:p>
    <w:p w14:paraId="5EFBB51A" w14:textId="6B70CC61" w:rsidR="0019387A" w:rsidRDefault="0019387A" w:rsidP="0019387A">
      <w:pPr>
        <w:pStyle w:val="ListParagraph"/>
        <w:tabs>
          <w:tab w:val="left" w:pos="2835"/>
        </w:tabs>
        <w:ind w:left="1152"/>
        <w:rPr>
          <w:ins w:id="277" w:author="Unknown" w:date="2024-12-04T02:20:00Z"/>
        </w:rPr>
      </w:pPr>
      <w:ins w:id="278" w:author="Unknown" w:date="2024-12-04T02:20:00Z">
        <w:r>
          <w:t>BIÊN BẢN CUỘC HỌP hoặc BIÊN BẢN HỘI NGHỊ</w:t>
        </w:r>
      </w:ins>
    </w:p>
    <w:p w14:paraId="615D9388" w14:textId="09274DC2" w:rsidR="0019387A" w:rsidRPr="005A180E" w:rsidRDefault="0019387A" w:rsidP="0019387A">
      <w:pPr>
        <w:pStyle w:val="ListParagraph"/>
        <w:numPr>
          <w:ilvl w:val="0"/>
          <w:numId w:val="4"/>
        </w:numPr>
        <w:tabs>
          <w:tab w:val="left" w:pos="2835"/>
        </w:tabs>
        <w:rPr>
          <w:ins w:id="279" w:author="Unknown" w:date="2024-12-04T02:20:00Z"/>
          <w:b/>
          <w:bCs/>
          <w:rPrChange w:id="280" w:author="Unknown" w:date="2024-12-04T02:21:00Z">
            <w:rPr>
              <w:ins w:id="281" w:author="Unknown" w:date="2024-12-04T02:20:00Z"/>
            </w:rPr>
          </w:rPrChange>
        </w:rPr>
      </w:pPr>
      <w:ins w:id="282" w:author="Unknown" w:date="2024-12-04T02:20:00Z">
        <w:r w:rsidRPr="005A180E">
          <w:rPr>
            <w:b/>
            <w:bCs/>
            <w:rPrChange w:id="283" w:author="Unknown" w:date="2024-12-04T02:21:00Z">
              <w:rPr/>
            </w:rPrChange>
          </w:rPr>
          <w:t>Thời gian, địa điểm:</w:t>
        </w:r>
      </w:ins>
    </w:p>
    <w:p w14:paraId="04AC894C" w14:textId="77777777" w:rsidR="0019387A" w:rsidRDefault="0019387A" w:rsidP="0019387A">
      <w:pPr>
        <w:pStyle w:val="ListParagraph"/>
        <w:tabs>
          <w:tab w:val="left" w:pos="2835"/>
        </w:tabs>
        <w:ind w:left="1152"/>
        <w:rPr>
          <w:ins w:id="284" w:author="Unknown" w:date="2024-12-04T02:20:00Z"/>
        </w:rPr>
      </w:pPr>
      <w:ins w:id="285" w:author="Unknown" w:date="2024-12-04T02:20:00Z">
        <w:r>
          <w:t>Thời gian: Ghi rõ ngày, tháng, năm và giờ bắt đầu.</w:t>
        </w:r>
      </w:ins>
    </w:p>
    <w:p w14:paraId="6A1BDF88" w14:textId="77777777" w:rsidR="0019387A" w:rsidRDefault="0019387A" w:rsidP="0019387A">
      <w:pPr>
        <w:pStyle w:val="ListParagraph"/>
        <w:tabs>
          <w:tab w:val="left" w:pos="2835"/>
        </w:tabs>
        <w:ind w:left="1152"/>
        <w:rPr>
          <w:ins w:id="286" w:author="Unknown" w:date="2024-12-04T02:20:00Z"/>
        </w:rPr>
      </w:pPr>
      <w:ins w:id="287" w:author="Unknown" w:date="2024-12-04T02:20:00Z">
        <w:r>
          <w:t>Ví dụ: "Thời gian: 14h00, ngày 03/12/2024".</w:t>
        </w:r>
      </w:ins>
    </w:p>
    <w:p w14:paraId="4A5B43B7" w14:textId="77777777" w:rsidR="0019387A" w:rsidRDefault="0019387A" w:rsidP="0019387A">
      <w:pPr>
        <w:pStyle w:val="ListParagraph"/>
        <w:tabs>
          <w:tab w:val="left" w:pos="2835"/>
        </w:tabs>
        <w:ind w:left="1152"/>
        <w:rPr>
          <w:ins w:id="288" w:author="Unknown" w:date="2024-12-04T02:20:00Z"/>
        </w:rPr>
      </w:pPr>
      <w:ins w:id="289" w:author="Unknown" w:date="2024-12-04T02:20:00Z">
        <w:r>
          <w:t>Địa điểm: Ghi địa chỉ cụ thể.</w:t>
        </w:r>
      </w:ins>
    </w:p>
    <w:p w14:paraId="43DECDDD" w14:textId="2436B928" w:rsidR="0019387A" w:rsidRDefault="0019387A" w:rsidP="0019387A">
      <w:pPr>
        <w:pStyle w:val="ListParagraph"/>
        <w:tabs>
          <w:tab w:val="left" w:pos="2835"/>
        </w:tabs>
        <w:ind w:left="1152"/>
        <w:rPr>
          <w:ins w:id="290" w:author="Unknown" w:date="2024-12-04T02:21:00Z"/>
        </w:rPr>
      </w:pPr>
      <w:ins w:id="291" w:author="Unknown" w:date="2024-12-04T02:20:00Z">
        <w:r>
          <w:t>Ví dụ: "Địa điểm: Phòng họp số 2, Tòa nhà X".</w:t>
        </w:r>
      </w:ins>
    </w:p>
    <w:p w14:paraId="626A044D" w14:textId="66824207" w:rsidR="005A180E" w:rsidRPr="005A180E" w:rsidRDefault="005A180E" w:rsidP="005A180E">
      <w:pPr>
        <w:pStyle w:val="ListParagraph"/>
        <w:numPr>
          <w:ilvl w:val="0"/>
          <w:numId w:val="4"/>
        </w:numPr>
        <w:tabs>
          <w:tab w:val="left" w:pos="2835"/>
        </w:tabs>
        <w:rPr>
          <w:ins w:id="292" w:author="Unknown" w:date="2024-12-04T02:21:00Z"/>
          <w:b/>
          <w:bCs/>
          <w:rPrChange w:id="293" w:author="Unknown" w:date="2024-12-04T02:22:00Z">
            <w:rPr>
              <w:ins w:id="294" w:author="Unknown" w:date="2024-12-04T02:21:00Z"/>
            </w:rPr>
          </w:rPrChange>
        </w:rPr>
      </w:pPr>
      <w:ins w:id="295" w:author="Unknown" w:date="2024-12-04T02:21:00Z">
        <w:r w:rsidRPr="005A180E">
          <w:rPr>
            <w:b/>
            <w:bCs/>
            <w:rPrChange w:id="296" w:author="Unknown" w:date="2024-12-04T02:22:00Z">
              <w:rPr/>
            </w:rPrChange>
          </w:rPr>
          <w:t>Thành phần tham gia:</w:t>
        </w:r>
      </w:ins>
    </w:p>
    <w:p w14:paraId="4FADEFB6" w14:textId="77777777" w:rsidR="005A180E" w:rsidRDefault="005A180E" w:rsidP="005A180E">
      <w:pPr>
        <w:pStyle w:val="ListParagraph"/>
        <w:tabs>
          <w:tab w:val="left" w:pos="2835"/>
        </w:tabs>
        <w:ind w:left="1152"/>
        <w:rPr>
          <w:ins w:id="297" w:author="Unknown" w:date="2024-12-04T02:22:00Z"/>
        </w:rPr>
      </w:pPr>
      <w:ins w:id="298" w:author="Unknown" w:date="2024-12-04T02:22:00Z">
        <w:r w:rsidRPr="005A180E">
          <w:t>Liệt kê chi tiết những người tham gia, bao gồm:</w:t>
        </w:r>
        <w:r>
          <w:t xml:space="preserve"> Chủ toạ, thư kí, các thành viên tham dự.</w:t>
        </w:r>
      </w:ins>
    </w:p>
    <w:p w14:paraId="1AD4E1CB" w14:textId="77777777" w:rsidR="005A180E" w:rsidRDefault="005A180E" w:rsidP="005A180E">
      <w:pPr>
        <w:pStyle w:val="ListParagraph"/>
        <w:numPr>
          <w:ilvl w:val="0"/>
          <w:numId w:val="4"/>
        </w:numPr>
        <w:tabs>
          <w:tab w:val="left" w:pos="2835"/>
        </w:tabs>
        <w:rPr>
          <w:ins w:id="299" w:author="Unknown" w:date="2024-12-04T02:23:00Z"/>
          <w:b/>
          <w:bCs/>
        </w:rPr>
      </w:pPr>
      <w:ins w:id="300" w:author="Unknown" w:date="2024-12-04T02:22:00Z">
        <w:r w:rsidRPr="005A180E">
          <w:rPr>
            <w:b/>
            <w:bCs/>
            <w:rPrChange w:id="301" w:author="Unknown" w:date="2024-12-04T02:22:00Z">
              <w:rPr/>
            </w:rPrChange>
          </w:rPr>
          <w:t xml:space="preserve"> Nội dung cuộc họp:</w:t>
        </w:r>
      </w:ins>
    </w:p>
    <w:p w14:paraId="7400C021" w14:textId="047157D1" w:rsidR="005A180E" w:rsidRDefault="005A180E" w:rsidP="005A180E">
      <w:pPr>
        <w:pStyle w:val="ListParagraph"/>
        <w:tabs>
          <w:tab w:val="left" w:pos="2835"/>
        </w:tabs>
        <w:ind w:left="1152"/>
        <w:rPr>
          <w:ins w:id="302" w:author="Unknown" w:date="2024-12-04T02:23:00Z"/>
        </w:rPr>
      </w:pPr>
      <w:ins w:id="303" w:author="Unknown" w:date="2024-12-04T02:22:00Z">
        <w:r w:rsidRPr="005A180E">
          <w:t>Tóm tắt các nội dung thảo luận chính, theo trình tự:</w:t>
        </w:r>
      </w:ins>
      <w:ins w:id="304" w:author="Unknown" w:date="2024-12-04T02:23:00Z">
        <w:r w:rsidR="00EF68E4">
          <w:t xml:space="preserve"> Diễn biến chính, ý kiến phát biểu, kết luận</w:t>
        </w:r>
      </w:ins>
    </w:p>
    <w:p w14:paraId="0B4293E4" w14:textId="6A39D15D" w:rsidR="00EF68E4" w:rsidRDefault="00EF68E4" w:rsidP="00EF68E4">
      <w:pPr>
        <w:pStyle w:val="ListParagraph"/>
        <w:numPr>
          <w:ilvl w:val="0"/>
          <w:numId w:val="4"/>
        </w:numPr>
        <w:tabs>
          <w:tab w:val="left" w:pos="2835"/>
        </w:tabs>
        <w:rPr>
          <w:ins w:id="305" w:author="Unknown" w:date="2024-12-04T02:23:00Z"/>
          <w:b/>
          <w:bCs/>
        </w:rPr>
      </w:pPr>
      <w:ins w:id="306" w:author="Unknown" w:date="2024-12-04T02:23:00Z">
        <w:r w:rsidRPr="00EF68E4">
          <w:rPr>
            <w:b/>
            <w:bCs/>
          </w:rPr>
          <w:t>Thời gian kết thúc</w:t>
        </w:r>
        <w:r>
          <w:rPr>
            <w:b/>
            <w:bCs/>
          </w:rPr>
          <w:t>:</w:t>
        </w:r>
      </w:ins>
    </w:p>
    <w:p w14:paraId="146DEE69" w14:textId="77777777" w:rsidR="00EF68E4" w:rsidRPr="00EF68E4" w:rsidRDefault="00EF68E4" w:rsidP="00EF68E4">
      <w:pPr>
        <w:pStyle w:val="ListParagraph"/>
        <w:tabs>
          <w:tab w:val="left" w:pos="2835"/>
        </w:tabs>
        <w:ind w:left="1152"/>
        <w:rPr>
          <w:ins w:id="307" w:author="Unknown" w:date="2024-12-04T02:23:00Z"/>
          <w:rPrChange w:id="308" w:author="Unknown" w:date="2024-12-04T02:23:00Z">
            <w:rPr>
              <w:ins w:id="309" w:author="Unknown" w:date="2024-12-04T02:23:00Z"/>
              <w:b/>
              <w:bCs/>
            </w:rPr>
          </w:rPrChange>
        </w:rPr>
      </w:pPr>
      <w:ins w:id="310" w:author="Unknown" w:date="2024-12-04T02:23:00Z">
        <w:r w:rsidRPr="00EF68E4">
          <w:rPr>
            <w:rPrChange w:id="311" w:author="Unknown" w:date="2024-12-04T02:23:00Z">
              <w:rPr>
                <w:b/>
                <w:bCs/>
              </w:rPr>
            </w:rPrChange>
          </w:rPr>
          <w:t>Ghi rõ thời gian kết thúc cuộc họp/hội nghị.</w:t>
        </w:r>
      </w:ins>
    </w:p>
    <w:p w14:paraId="4721D233" w14:textId="5C23D430" w:rsidR="00EF68E4" w:rsidRDefault="00EF68E4" w:rsidP="00EF68E4">
      <w:pPr>
        <w:pStyle w:val="ListParagraph"/>
        <w:tabs>
          <w:tab w:val="left" w:pos="2835"/>
        </w:tabs>
        <w:ind w:left="1152"/>
        <w:rPr>
          <w:ins w:id="312" w:author="Unknown" w:date="2024-12-04T02:23:00Z"/>
        </w:rPr>
      </w:pPr>
      <w:ins w:id="313" w:author="Unknown" w:date="2024-12-04T02:23:00Z">
        <w:r w:rsidRPr="00EF68E4">
          <w:rPr>
            <w:rPrChange w:id="314" w:author="Unknown" w:date="2024-12-04T02:23:00Z">
              <w:rPr>
                <w:b/>
                <w:bCs/>
              </w:rPr>
            </w:rPrChange>
          </w:rPr>
          <w:t>Ví dụ: "Cuộc họp kết thúc vào lúc 16h30 cùng ngày."</w:t>
        </w:r>
      </w:ins>
    </w:p>
    <w:p w14:paraId="6590253B" w14:textId="7D9FE843" w:rsidR="00EF68E4" w:rsidRDefault="00EF68E4" w:rsidP="00EF68E4">
      <w:pPr>
        <w:pStyle w:val="ListParagraph"/>
        <w:numPr>
          <w:ilvl w:val="0"/>
          <w:numId w:val="4"/>
        </w:numPr>
        <w:tabs>
          <w:tab w:val="left" w:pos="2835"/>
        </w:tabs>
        <w:rPr>
          <w:ins w:id="315" w:author="Unknown" w:date="2024-12-04T02:24:00Z"/>
          <w:b/>
          <w:bCs/>
        </w:rPr>
      </w:pPr>
      <w:ins w:id="316" w:author="Unknown" w:date="2024-12-04T02:24:00Z">
        <w:r w:rsidRPr="00EF68E4">
          <w:rPr>
            <w:b/>
            <w:bCs/>
            <w:rPrChange w:id="317" w:author="Unknown" w:date="2024-12-04T02:24:00Z">
              <w:rPr/>
            </w:rPrChange>
          </w:rPr>
          <w:t>Chữ ký:</w:t>
        </w:r>
      </w:ins>
    </w:p>
    <w:p w14:paraId="7A9E420E" w14:textId="29F50AA6" w:rsidR="003C40BF" w:rsidRPr="003C40BF" w:rsidRDefault="003C40BF">
      <w:pPr>
        <w:pStyle w:val="ListParagraph"/>
        <w:tabs>
          <w:tab w:val="left" w:pos="2835"/>
        </w:tabs>
        <w:ind w:left="1152"/>
        <w:rPr>
          <w:ins w:id="318" w:author="Unknown" w:date="2024-12-04T02:24:00Z"/>
          <w:rPrChange w:id="319" w:author="Unknown" w:date="2024-12-04T02:24:00Z">
            <w:rPr>
              <w:ins w:id="320" w:author="Unknown" w:date="2024-12-04T02:24:00Z"/>
              <w:b/>
              <w:bCs/>
            </w:rPr>
          </w:rPrChange>
        </w:rPr>
        <w:pPrChange w:id="321" w:author="Unknown" w:date="2024-12-04T02:24:00Z">
          <w:pPr>
            <w:pStyle w:val="ListParagraph"/>
            <w:numPr>
              <w:numId w:val="4"/>
            </w:numPr>
            <w:tabs>
              <w:tab w:val="left" w:pos="2835"/>
            </w:tabs>
            <w:ind w:left="284" w:hanging="284"/>
          </w:pPr>
        </w:pPrChange>
      </w:pPr>
      <w:ins w:id="322" w:author="Unknown" w:date="2024-12-04T02:24:00Z">
        <w:r w:rsidRPr="003C40BF">
          <w:t>Chữ ký xác nhận của Thư ký và Chủ tọa.</w:t>
        </w:r>
      </w:ins>
    </w:p>
    <w:p w14:paraId="6A8FE854" w14:textId="3AA2C54C" w:rsidR="003C40BF" w:rsidRPr="00592DAE" w:rsidRDefault="00592DAE" w:rsidP="00592DAE">
      <w:pPr>
        <w:pStyle w:val="ListParagraph"/>
        <w:numPr>
          <w:ilvl w:val="1"/>
          <w:numId w:val="3"/>
        </w:numPr>
        <w:tabs>
          <w:tab w:val="left" w:pos="2835"/>
        </w:tabs>
        <w:rPr>
          <w:ins w:id="323" w:author="Unknown" w:date="2024-12-04T02:50:00Z"/>
          <w:b/>
          <w:bCs/>
          <w:rPrChange w:id="324" w:author="Unknown" w:date="2024-12-04T02:50:00Z">
            <w:rPr>
              <w:ins w:id="325" w:author="Unknown" w:date="2024-12-04T02:50:00Z"/>
              <w:sz w:val="32"/>
              <w:szCs w:val="32"/>
            </w:rPr>
          </w:rPrChange>
        </w:rPr>
      </w:pPr>
      <w:ins w:id="326" w:author="Unknown" w:date="2024-12-04T02:49:00Z">
        <w:r>
          <w:rPr>
            <w:sz w:val="32"/>
            <w:szCs w:val="32"/>
          </w:rPr>
          <w:t>Mẫu b</w:t>
        </w:r>
      </w:ins>
      <w:ins w:id="327" w:author="Unknown" w:date="2024-12-04T02:50:00Z">
        <w:r>
          <w:rPr>
            <w:sz w:val="32"/>
            <w:szCs w:val="32"/>
          </w:rPr>
          <w:t>iên bản</w:t>
        </w:r>
      </w:ins>
    </w:p>
    <w:p w14:paraId="1177DA4A" w14:textId="1B2B45C5" w:rsidR="00592DAE" w:rsidRDefault="00592DAE" w:rsidP="00592DAE">
      <w:pPr>
        <w:pStyle w:val="ListParagraph"/>
        <w:tabs>
          <w:tab w:val="left" w:pos="2835"/>
        </w:tabs>
        <w:ind w:left="716"/>
        <w:rPr>
          <w:ins w:id="328" w:author="Unknown" w:date="2024-12-04T02:50:00Z"/>
        </w:rPr>
      </w:pPr>
    </w:p>
    <w:p w14:paraId="662059A0" w14:textId="3F06AA84" w:rsidR="00087A5A" w:rsidRDefault="00087A5A" w:rsidP="00592DAE">
      <w:pPr>
        <w:pStyle w:val="ListParagraph"/>
        <w:tabs>
          <w:tab w:val="left" w:pos="2835"/>
        </w:tabs>
        <w:ind w:left="716"/>
        <w:rPr>
          <w:ins w:id="329" w:author="Unknown" w:date="2024-12-04T02:50:00Z"/>
        </w:rPr>
      </w:pPr>
    </w:p>
    <w:p w14:paraId="7DC8624A" w14:textId="5173DCC4" w:rsidR="00087A5A" w:rsidRDefault="00087A5A" w:rsidP="00592DAE">
      <w:pPr>
        <w:pStyle w:val="ListParagraph"/>
        <w:tabs>
          <w:tab w:val="left" w:pos="2835"/>
        </w:tabs>
        <w:ind w:left="716"/>
        <w:rPr>
          <w:ins w:id="330" w:author="Unknown" w:date="2024-12-04T02:50:00Z"/>
        </w:rPr>
      </w:pPr>
    </w:p>
    <w:p w14:paraId="64E93DB1" w14:textId="31D7C0F6" w:rsidR="00087A5A" w:rsidRDefault="00087A5A" w:rsidP="00592DAE">
      <w:pPr>
        <w:pStyle w:val="ListParagraph"/>
        <w:tabs>
          <w:tab w:val="left" w:pos="2835"/>
        </w:tabs>
        <w:ind w:left="716"/>
        <w:rPr>
          <w:ins w:id="331" w:author="Unknown" w:date="2024-12-04T02:50:00Z"/>
        </w:rPr>
      </w:pPr>
    </w:p>
    <w:p w14:paraId="3D125FFB" w14:textId="45D2B97B" w:rsidR="00087A5A" w:rsidRDefault="00087A5A" w:rsidP="00592DAE">
      <w:pPr>
        <w:pStyle w:val="ListParagraph"/>
        <w:tabs>
          <w:tab w:val="left" w:pos="2835"/>
        </w:tabs>
        <w:ind w:left="716"/>
        <w:rPr>
          <w:ins w:id="332" w:author="Unknown" w:date="2024-12-04T02:50:00Z"/>
        </w:rPr>
      </w:pPr>
    </w:p>
    <w:p w14:paraId="40227A60" w14:textId="4623FDD7" w:rsidR="00087A5A" w:rsidRDefault="00087A5A" w:rsidP="00592DAE">
      <w:pPr>
        <w:pStyle w:val="ListParagraph"/>
        <w:tabs>
          <w:tab w:val="left" w:pos="2835"/>
        </w:tabs>
        <w:ind w:left="716"/>
        <w:rPr>
          <w:ins w:id="333" w:author="Unknown" w:date="2024-12-04T02:50:00Z"/>
        </w:rPr>
      </w:pPr>
    </w:p>
    <w:p w14:paraId="6DCE0C8D" w14:textId="3A17DCEB" w:rsidR="00087A5A" w:rsidRDefault="00087A5A" w:rsidP="00592DAE">
      <w:pPr>
        <w:pStyle w:val="ListParagraph"/>
        <w:tabs>
          <w:tab w:val="left" w:pos="2835"/>
        </w:tabs>
        <w:ind w:left="716"/>
        <w:rPr>
          <w:ins w:id="334" w:author="Unknown" w:date="2024-12-04T02:50:00Z"/>
        </w:rPr>
      </w:pPr>
    </w:p>
    <w:p w14:paraId="4082FD83" w14:textId="00B1B08D" w:rsidR="00087A5A" w:rsidRDefault="00087A5A" w:rsidP="00592DAE">
      <w:pPr>
        <w:pStyle w:val="ListParagraph"/>
        <w:tabs>
          <w:tab w:val="left" w:pos="2835"/>
        </w:tabs>
        <w:ind w:left="716"/>
        <w:rPr>
          <w:ins w:id="335" w:author="Unknown" w:date="2024-12-04T02:50:00Z"/>
        </w:rPr>
      </w:pPr>
    </w:p>
    <w:p w14:paraId="1BCBACF4" w14:textId="5661D9EB" w:rsidR="00087A5A" w:rsidRDefault="00DC18C7" w:rsidP="00DC18C7">
      <w:pPr>
        <w:pStyle w:val="ListParagraph"/>
        <w:tabs>
          <w:tab w:val="left" w:pos="2835"/>
        </w:tabs>
        <w:ind w:left="716"/>
        <w:rPr>
          <w:ins w:id="336" w:author="Unknown" w:date="2024-12-04T02:50:00Z"/>
        </w:rPr>
      </w:pPr>
      <w:ins w:id="337" w:author="Unknown" w:date="2024-12-04T03:49:00Z">
        <w:r>
          <w:br w:type="page"/>
        </w:r>
      </w:ins>
    </w:p>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38" w:author="Unknown" w:date="2024-12-04T03:30:00Z">
          <w:tblPr>
            <w:tblStyle w:val="TableGrid"/>
            <w:tblW w:w="10915" w:type="dxa"/>
            <w:tblInd w:w="-714" w:type="dxa"/>
            <w:tblLook w:val="04A0" w:firstRow="1" w:lastRow="0" w:firstColumn="1" w:lastColumn="0" w:noHBand="0" w:noVBand="1"/>
          </w:tblPr>
        </w:tblPrChange>
      </w:tblPr>
      <w:tblGrid>
        <w:gridCol w:w="3964"/>
        <w:gridCol w:w="6096"/>
        <w:tblGridChange w:id="339">
          <w:tblGrid>
            <w:gridCol w:w="1135"/>
            <w:gridCol w:w="3543"/>
            <w:gridCol w:w="923"/>
            <w:gridCol w:w="5173"/>
            <w:gridCol w:w="141"/>
          </w:tblGrid>
        </w:tblGridChange>
      </w:tblGrid>
      <w:tr w:rsidR="00745143" w14:paraId="4FE13195" w14:textId="77777777" w:rsidTr="00635EE7">
        <w:trPr>
          <w:ins w:id="340" w:author="Unknown" w:date="2024-12-04T02:52:00Z"/>
        </w:trPr>
        <w:tc>
          <w:tcPr>
            <w:tcW w:w="3964" w:type="dxa"/>
            <w:tcPrChange w:id="341" w:author="Unknown" w:date="2024-12-04T03:30:00Z">
              <w:tcPr>
                <w:tcW w:w="5601" w:type="dxa"/>
                <w:gridSpan w:val="3"/>
              </w:tcPr>
            </w:tcPrChange>
          </w:tcPr>
          <w:p w14:paraId="61043C02" w14:textId="2ABD213E" w:rsidR="00087A5A" w:rsidRDefault="00745143">
            <w:pPr>
              <w:pStyle w:val="ListParagraph"/>
              <w:tabs>
                <w:tab w:val="left" w:leader="dot" w:pos="2835"/>
              </w:tabs>
              <w:ind w:left="0"/>
              <w:rPr>
                <w:ins w:id="342" w:author="Unknown" w:date="2024-12-04T02:52:00Z"/>
                <w:b/>
                <w:bCs/>
              </w:rPr>
              <w:pPrChange w:id="343" w:author="Unknown" w:date="2024-12-04T03:15:00Z">
                <w:pPr>
                  <w:pStyle w:val="ListParagraph"/>
                  <w:tabs>
                    <w:tab w:val="left" w:pos="2835"/>
                  </w:tabs>
                  <w:ind w:left="0"/>
                </w:pPr>
              </w:pPrChange>
            </w:pPr>
            <w:ins w:id="344" w:author="Unknown" w:date="2024-12-04T02:52:00Z">
              <w:r>
                <w:rPr>
                  <w:b/>
                  <w:bCs/>
                </w:rPr>
                <w:lastRenderedPageBreak/>
                <w:t>CƠ QUAN, ĐƠN VỊ</w:t>
              </w:r>
            </w:ins>
            <w:ins w:id="345" w:author="Unknown" w:date="2024-12-04T03:15:00Z">
              <w:r w:rsidR="00F97B78">
                <w:rPr>
                  <w:b/>
                  <w:bCs/>
                </w:rPr>
                <w:tab/>
              </w:r>
            </w:ins>
          </w:p>
        </w:tc>
        <w:tc>
          <w:tcPr>
            <w:tcW w:w="6096" w:type="dxa"/>
            <w:tcPrChange w:id="346" w:author="Unknown" w:date="2024-12-04T03:30:00Z">
              <w:tcPr>
                <w:tcW w:w="5314" w:type="dxa"/>
                <w:gridSpan w:val="2"/>
              </w:tcPr>
            </w:tcPrChange>
          </w:tcPr>
          <w:p w14:paraId="32D76A6F" w14:textId="77777777" w:rsidR="00087A5A" w:rsidRDefault="00745143">
            <w:pPr>
              <w:pStyle w:val="ListParagraph"/>
              <w:tabs>
                <w:tab w:val="left" w:pos="2835"/>
              </w:tabs>
              <w:ind w:left="0"/>
              <w:jc w:val="center"/>
              <w:rPr>
                <w:ins w:id="347" w:author="Unknown" w:date="2024-12-04T02:54:00Z"/>
                <w:b/>
                <w:bCs/>
              </w:rPr>
              <w:pPrChange w:id="348" w:author="Unknown" w:date="2024-12-04T03:05:00Z">
                <w:pPr>
                  <w:pStyle w:val="ListParagraph"/>
                  <w:tabs>
                    <w:tab w:val="left" w:pos="2835"/>
                  </w:tabs>
                  <w:ind w:left="0"/>
                </w:pPr>
              </w:pPrChange>
            </w:pPr>
            <w:ins w:id="349" w:author="Unknown" w:date="2024-12-04T02:52:00Z">
              <w:r>
                <w:rPr>
                  <w:b/>
                  <w:bCs/>
                </w:rPr>
                <w:t>CỘNG HOÀ XÃ HỘI CHỦ NGHĨA VIỆT NAM</w:t>
              </w:r>
            </w:ins>
          </w:p>
          <w:p w14:paraId="7A7EFABB" w14:textId="0A815642" w:rsidR="007A0C33" w:rsidRPr="007A0C33" w:rsidRDefault="007A0C33">
            <w:pPr>
              <w:pStyle w:val="ListParagraph"/>
              <w:tabs>
                <w:tab w:val="left" w:pos="2835"/>
              </w:tabs>
              <w:ind w:left="0"/>
              <w:jc w:val="center"/>
              <w:rPr>
                <w:ins w:id="350" w:author="Unknown" w:date="2024-12-04T02:52:00Z"/>
                <w:b/>
                <w:bCs/>
                <w:u w:val="single"/>
                <w:rPrChange w:id="351" w:author="Unknown" w:date="2024-12-04T02:54:00Z">
                  <w:rPr>
                    <w:ins w:id="352" w:author="Unknown" w:date="2024-12-04T02:52:00Z"/>
                    <w:b/>
                    <w:bCs/>
                  </w:rPr>
                </w:rPrChange>
              </w:rPr>
              <w:pPrChange w:id="353" w:author="Unknown" w:date="2024-12-04T02:55:00Z">
                <w:pPr>
                  <w:pStyle w:val="ListParagraph"/>
                  <w:tabs>
                    <w:tab w:val="left" w:pos="2835"/>
                  </w:tabs>
                  <w:ind w:left="0"/>
                </w:pPr>
              </w:pPrChange>
            </w:pPr>
            <w:ins w:id="354" w:author="Unknown" w:date="2024-12-04T02:55:00Z">
              <w:r>
                <w:rPr>
                  <w:b/>
                  <w:bCs/>
                  <w:u w:val="single"/>
                </w:rPr>
                <w:t>Độc lập – Tự do – Hạnh phúc</w:t>
              </w:r>
            </w:ins>
          </w:p>
        </w:tc>
      </w:tr>
      <w:tr w:rsidR="007A0C33" w14:paraId="7CF54D85" w14:textId="77777777" w:rsidTr="00635EE7">
        <w:tblPrEx>
          <w:tblPrExChange w:id="355" w:author="Unknown" w:date="2024-12-04T03:30:00Z">
            <w:tblPrEx>
              <w:tblW w:w="9639" w:type="dxa"/>
              <w:tblInd w:w="421" w:type="dxa"/>
            </w:tblPrEx>
          </w:tblPrExChange>
        </w:tblPrEx>
        <w:trPr>
          <w:ins w:id="356" w:author="Unknown" w:date="2024-12-04T02:54:00Z"/>
          <w:trPrChange w:id="357" w:author="Unknown" w:date="2024-12-04T03:30:00Z">
            <w:trPr>
              <w:gridBefore w:val="1"/>
              <w:gridAfter w:val="0"/>
            </w:trPr>
          </w:trPrChange>
        </w:trPr>
        <w:tc>
          <w:tcPr>
            <w:tcW w:w="3964" w:type="dxa"/>
            <w:shd w:val="clear" w:color="auto" w:fill="FFFFFF" w:themeFill="background1"/>
            <w:tcPrChange w:id="358" w:author="Unknown" w:date="2024-12-04T03:30:00Z">
              <w:tcPr>
                <w:tcW w:w="3543" w:type="dxa"/>
              </w:tcPr>
            </w:tcPrChange>
          </w:tcPr>
          <w:p w14:paraId="389AC5B1" w14:textId="7DE476BC" w:rsidR="007A0C33" w:rsidRPr="007A0C33" w:rsidRDefault="007A0C33">
            <w:pPr>
              <w:pStyle w:val="ListParagraph"/>
              <w:tabs>
                <w:tab w:val="left" w:leader="dot" w:pos="2603"/>
              </w:tabs>
              <w:ind w:left="0"/>
              <w:rPr>
                <w:ins w:id="359" w:author="Unknown" w:date="2024-12-04T02:54:00Z"/>
                <w:rPrChange w:id="360" w:author="Unknown" w:date="2024-12-04T02:55:00Z">
                  <w:rPr>
                    <w:ins w:id="361" w:author="Unknown" w:date="2024-12-04T02:54:00Z"/>
                    <w:b/>
                    <w:bCs/>
                  </w:rPr>
                </w:rPrChange>
              </w:rPr>
              <w:pPrChange w:id="362" w:author="Unknown" w:date="2024-12-04T03:14:00Z">
                <w:pPr>
                  <w:pStyle w:val="ListParagraph"/>
                  <w:tabs>
                    <w:tab w:val="left" w:pos="2835"/>
                  </w:tabs>
                  <w:ind w:left="0"/>
                </w:pPr>
              </w:pPrChange>
            </w:pPr>
            <w:ins w:id="363" w:author="Unknown" w:date="2024-12-04T02:55:00Z">
              <w:r>
                <w:t>Số:</w:t>
              </w:r>
            </w:ins>
            <w:ins w:id="364" w:author="Unknown" w:date="2024-12-04T03:14:00Z">
              <w:r w:rsidR="001B4E15">
                <w:tab/>
              </w:r>
            </w:ins>
          </w:p>
        </w:tc>
        <w:tc>
          <w:tcPr>
            <w:tcW w:w="6096" w:type="dxa"/>
            <w:tcPrChange w:id="365" w:author="Unknown" w:date="2024-12-04T03:30:00Z">
              <w:tcPr>
                <w:tcW w:w="6096" w:type="dxa"/>
                <w:gridSpan w:val="2"/>
              </w:tcPr>
            </w:tcPrChange>
          </w:tcPr>
          <w:p w14:paraId="249ED8F1" w14:textId="2974EF21" w:rsidR="007A0C33" w:rsidRPr="00BF04D1" w:rsidRDefault="000530AF">
            <w:pPr>
              <w:pStyle w:val="ListParagraph"/>
              <w:tabs>
                <w:tab w:val="left" w:leader="dot" w:pos="1004"/>
                <w:tab w:val="left" w:leader="dot" w:pos="2594"/>
                <w:tab w:val="left" w:leader="dot" w:pos="4011"/>
                <w:tab w:val="left" w:leader="dot" w:pos="5287"/>
              </w:tabs>
              <w:ind w:left="0"/>
              <w:rPr>
                <w:ins w:id="366" w:author="Unknown" w:date="2024-12-04T02:54:00Z"/>
                <w:rPrChange w:id="367" w:author="Unknown" w:date="2024-12-04T03:04:00Z">
                  <w:rPr>
                    <w:ins w:id="368" w:author="Unknown" w:date="2024-12-04T02:54:00Z"/>
                    <w:b/>
                    <w:bCs/>
                  </w:rPr>
                </w:rPrChange>
              </w:rPr>
              <w:pPrChange w:id="369" w:author="Unknown" w:date="2024-12-04T03:19:00Z">
                <w:pPr>
                  <w:pStyle w:val="ListParagraph"/>
                  <w:tabs>
                    <w:tab w:val="left" w:pos="2835"/>
                  </w:tabs>
                  <w:ind w:left="0"/>
                </w:pPr>
              </w:pPrChange>
            </w:pPr>
            <w:ins w:id="370" w:author="Unknown" w:date="2024-12-04T03:16:00Z">
              <w:r>
                <w:tab/>
              </w:r>
            </w:ins>
            <w:ins w:id="371" w:author="Unknown" w:date="2024-12-04T03:19:00Z">
              <w:r w:rsidR="003503D5">
                <w:t>, n</w:t>
              </w:r>
            </w:ins>
            <w:ins w:id="372" w:author="Unknown" w:date="2024-12-04T03:04:00Z">
              <w:r w:rsidR="00BF04D1">
                <w:t>gày</w:t>
              </w:r>
            </w:ins>
            <w:ins w:id="373" w:author="Unknown" w:date="2024-12-04T03:18:00Z">
              <w:r w:rsidR="00A71C01">
                <w:tab/>
              </w:r>
            </w:ins>
            <w:ins w:id="374" w:author="Unknown" w:date="2024-12-04T03:04:00Z">
              <w:r w:rsidR="00BF04D1">
                <w:t>tháng</w:t>
              </w:r>
            </w:ins>
            <w:ins w:id="375" w:author="Unknown" w:date="2024-12-04T03:18:00Z">
              <w:r w:rsidR="00A71C01">
                <w:tab/>
              </w:r>
            </w:ins>
            <w:ins w:id="376" w:author="Unknown" w:date="2024-12-04T03:05:00Z">
              <w:r w:rsidR="00BF04D1">
                <w:t>năm</w:t>
              </w:r>
            </w:ins>
            <w:ins w:id="377" w:author="Unknown" w:date="2024-12-04T03:18:00Z">
              <w:r w:rsidR="003503D5">
                <w:tab/>
              </w:r>
            </w:ins>
          </w:p>
        </w:tc>
      </w:tr>
    </w:tbl>
    <w:p w14:paraId="5026ECAE" w14:textId="77777777" w:rsidR="004B2D05" w:rsidRDefault="004B2D05" w:rsidP="003A1C9B">
      <w:pPr>
        <w:pStyle w:val="ListParagraph"/>
        <w:tabs>
          <w:tab w:val="left" w:pos="2835"/>
        </w:tabs>
        <w:ind w:left="716"/>
        <w:jc w:val="both"/>
        <w:rPr>
          <w:ins w:id="378" w:author="Unknown" w:date="2024-12-04T03:08:00Z"/>
          <w:b/>
          <w:bCs/>
        </w:rPr>
      </w:pPr>
    </w:p>
    <w:p w14:paraId="59E7DF4D" w14:textId="77777777" w:rsidR="004B2D05" w:rsidRDefault="004B2D05" w:rsidP="003A1C9B">
      <w:pPr>
        <w:pStyle w:val="ListParagraph"/>
        <w:tabs>
          <w:tab w:val="left" w:pos="2835"/>
        </w:tabs>
        <w:ind w:left="716"/>
        <w:jc w:val="both"/>
        <w:rPr>
          <w:ins w:id="379" w:author="Unknown" w:date="2024-12-04T03:08:00Z"/>
          <w:b/>
          <w:bCs/>
        </w:rPr>
      </w:pPr>
    </w:p>
    <w:p w14:paraId="3768DDD4" w14:textId="123F6EFB" w:rsidR="00087A5A" w:rsidRDefault="004B2D05" w:rsidP="004B2D05">
      <w:pPr>
        <w:pStyle w:val="ListParagraph"/>
        <w:tabs>
          <w:tab w:val="left" w:pos="2835"/>
        </w:tabs>
        <w:ind w:left="716"/>
        <w:jc w:val="center"/>
        <w:rPr>
          <w:ins w:id="380" w:author="Unknown" w:date="2024-12-04T03:08:00Z"/>
          <w:b/>
          <w:bCs/>
        </w:rPr>
      </w:pPr>
      <w:ins w:id="381" w:author="Unknown" w:date="2024-12-04T03:08:00Z">
        <w:r>
          <w:rPr>
            <w:b/>
            <w:bCs/>
          </w:rPr>
          <w:t>BIÊN BẢN HỌP</w:t>
        </w:r>
      </w:ins>
    </w:p>
    <w:p w14:paraId="26915F3D" w14:textId="3CDE9335" w:rsidR="004B2D05" w:rsidRPr="004B2D05" w:rsidRDefault="0054539E">
      <w:pPr>
        <w:pStyle w:val="ListParagraph"/>
        <w:tabs>
          <w:tab w:val="left" w:leader="dot" w:pos="6237"/>
        </w:tabs>
        <w:ind w:left="716"/>
        <w:rPr>
          <w:ins w:id="382" w:author="Unknown" w:date="2024-12-04T03:06:00Z"/>
          <w:rPrChange w:id="383" w:author="Unknown" w:date="2024-12-04T03:09:00Z">
            <w:rPr>
              <w:ins w:id="384" w:author="Unknown" w:date="2024-12-04T03:06:00Z"/>
              <w:b/>
              <w:bCs/>
            </w:rPr>
          </w:rPrChange>
        </w:rPr>
        <w:pPrChange w:id="385" w:author="Unknown" w:date="2024-12-04T03:10:00Z">
          <w:pPr>
            <w:pStyle w:val="ListParagraph"/>
            <w:tabs>
              <w:tab w:val="left" w:pos="2835"/>
            </w:tabs>
            <w:ind w:left="716"/>
            <w:jc w:val="both"/>
          </w:pPr>
        </w:pPrChange>
      </w:pPr>
      <w:ins w:id="386" w:author="Unknown" w:date="2024-12-04T03:10:00Z">
        <w:r>
          <w:t xml:space="preserve">                                       </w:t>
        </w:r>
      </w:ins>
      <w:ins w:id="387" w:author="Unknown" w:date="2024-12-04T03:08:00Z">
        <w:r w:rsidR="004B2D05" w:rsidRPr="004B2D05">
          <w:rPr>
            <w:rPrChange w:id="388" w:author="Unknown" w:date="2024-12-04T03:09:00Z">
              <w:rPr>
                <w:b/>
                <w:bCs/>
              </w:rPr>
            </w:rPrChange>
          </w:rPr>
          <w:t>Về việc</w:t>
        </w:r>
      </w:ins>
      <w:ins w:id="389" w:author="Unknown" w:date="2024-12-04T03:10:00Z">
        <w:r>
          <w:tab/>
        </w:r>
      </w:ins>
    </w:p>
    <w:p w14:paraId="0511D673" w14:textId="5FD12B43" w:rsidR="003A1C9B" w:rsidRDefault="003A1C9B" w:rsidP="003A1C9B">
      <w:pPr>
        <w:pStyle w:val="ListParagraph"/>
        <w:tabs>
          <w:tab w:val="left" w:pos="2835"/>
        </w:tabs>
        <w:ind w:left="716"/>
        <w:jc w:val="both"/>
        <w:rPr>
          <w:ins w:id="390" w:author="Unknown" w:date="2024-12-04T03:19:00Z"/>
          <w:b/>
          <w:bCs/>
        </w:rPr>
      </w:pPr>
    </w:p>
    <w:p w14:paraId="7675887F" w14:textId="52FF0B6D" w:rsidR="003503D5" w:rsidRDefault="003503D5">
      <w:pPr>
        <w:tabs>
          <w:tab w:val="left" w:leader="dot" w:pos="3686"/>
          <w:tab w:val="left" w:leader="dot" w:pos="4962"/>
          <w:tab w:val="left" w:leader="dot" w:pos="6379"/>
          <w:tab w:val="left" w:leader="dot" w:pos="7655"/>
        </w:tabs>
        <w:jc w:val="both"/>
        <w:rPr>
          <w:ins w:id="391" w:author="Unknown" w:date="2024-12-04T03:21:00Z"/>
        </w:rPr>
        <w:pPrChange w:id="392" w:author="Unknown" w:date="2024-12-04T03:29:00Z">
          <w:pPr>
            <w:pStyle w:val="ListParagraph"/>
            <w:tabs>
              <w:tab w:val="left" w:leader="dot" w:pos="3686"/>
              <w:tab w:val="left" w:leader="dot" w:pos="4962"/>
              <w:tab w:val="left" w:leader="dot" w:pos="6379"/>
              <w:tab w:val="left" w:leader="dot" w:pos="7655"/>
            </w:tabs>
            <w:ind w:left="716"/>
            <w:jc w:val="both"/>
          </w:pPr>
        </w:pPrChange>
      </w:pPr>
      <w:ins w:id="393" w:author="Unknown" w:date="2024-12-04T03:19:00Z">
        <w:r>
          <w:t>Hôm na</w:t>
        </w:r>
      </w:ins>
      <w:ins w:id="394" w:author="Unknown" w:date="2024-12-04T03:20:00Z">
        <w:r>
          <w:t xml:space="preserve">y, vào lúc </w:t>
        </w:r>
        <w:r>
          <w:tab/>
          <w:t xml:space="preserve"> giờ</w:t>
        </w:r>
        <w:r>
          <w:tab/>
          <w:t xml:space="preserve">tháng </w:t>
        </w:r>
        <w:r>
          <w:tab/>
          <w:t xml:space="preserve">năm </w:t>
        </w:r>
        <w:r>
          <w:tab/>
        </w:r>
      </w:ins>
    </w:p>
    <w:p w14:paraId="1D663808" w14:textId="03AAD863" w:rsidR="000059FD" w:rsidRDefault="000059FD">
      <w:pPr>
        <w:tabs>
          <w:tab w:val="left" w:leader="dot" w:pos="8505"/>
        </w:tabs>
        <w:jc w:val="both"/>
        <w:rPr>
          <w:ins w:id="395" w:author="Unknown" w:date="2024-12-04T03:21:00Z"/>
        </w:rPr>
        <w:pPrChange w:id="396" w:author="Unknown" w:date="2024-12-04T03:29:00Z">
          <w:pPr>
            <w:pStyle w:val="ListParagraph"/>
            <w:tabs>
              <w:tab w:val="left" w:leader="dot" w:pos="7655"/>
            </w:tabs>
            <w:ind w:left="716"/>
            <w:jc w:val="both"/>
          </w:pPr>
        </w:pPrChange>
      </w:pPr>
      <w:ins w:id="397" w:author="Unknown" w:date="2024-12-04T03:21:00Z">
        <w:r>
          <w:t xml:space="preserve">Tại </w:t>
        </w:r>
        <w:r>
          <w:tab/>
        </w:r>
      </w:ins>
    </w:p>
    <w:p w14:paraId="4C3BEE7C" w14:textId="72D3811B" w:rsidR="000059FD" w:rsidRDefault="000059FD">
      <w:pPr>
        <w:tabs>
          <w:tab w:val="left" w:leader="dot" w:pos="8505"/>
        </w:tabs>
        <w:jc w:val="both"/>
        <w:rPr>
          <w:ins w:id="398" w:author="Unknown" w:date="2024-12-04T03:22:00Z"/>
        </w:rPr>
        <w:pPrChange w:id="399" w:author="Unknown" w:date="2024-12-04T03:29:00Z">
          <w:pPr>
            <w:pStyle w:val="ListParagraph"/>
            <w:tabs>
              <w:tab w:val="left" w:leader="dot" w:pos="8505"/>
            </w:tabs>
            <w:ind w:left="716"/>
            <w:jc w:val="both"/>
          </w:pPr>
        </w:pPrChange>
      </w:pPr>
      <w:ins w:id="400" w:author="Unknown" w:date="2024-12-04T03:21:00Z">
        <w:r>
          <w:t>Diễn ra cuộc họp với nội dung</w:t>
        </w:r>
      </w:ins>
      <w:ins w:id="401" w:author="Unknown" w:date="2024-12-04T03:22:00Z">
        <w:r>
          <w:t xml:space="preserve"> </w:t>
        </w:r>
        <w:r>
          <w:tab/>
        </w:r>
      </w:ins>
    </w:p>
    <w:p w14:paraId="702FF101" w14:textId="17DB1A64" w:rsidR="00C824E6" w:rsidRPr="00772146" w:rsidRDefault="00C7304E" w:rsidP="00C7304E">
      <w:pPr>
        <w:pStyle w:val="ListParagraph"/>
        <w:numPr>
          <w:ilvl w:val="0"/>
          <w:numId w:val="9"/>
        </w:numPr>
        <w:tabs>
          <w:tab w:val="left" w:leader="dot" w:pos="7655"/>
        </w:tabs>
        <w:jc w:val="both"/>
        <w:rPr>
          <w:ins w:id="402" w:author="Unknown" w:date="2024-12-04T03:28:00Z"/>
          <w:u w:val="single"/>
          <w:rPrChange w:id="403" w:author="Unknown" w:date="2024-12-04T03:28:00Z">
            <w:rPr>
              <w:ins w:id="404" w:author="Unknown" w:date="2024-12-04T03:28:00Z"/>
              <w:b/>
              <w:bCs/>
              <w:u w:val="single"/>
            </w:rPr>
          </w:rPrChange>
        </w:rPr>
      </w:pPr>
      <w:ins w:id="405" w:author="Unknown" w:date="2024-12-04T03:27:00Z">
        <w:r w:rsidRPr="00C7304E">
          <w:rPr>
            <w:u w:val="single"/>
            <w:rPrChange w:id="406" w:author="Unknown" w:date="2024-12-04T03:28:00Z">
              <w:rPr/>
            </w:rPrChange>
          </w:rPr>
          <w:t xml:space="preserve"> </w:t>
        </w:r>
        <w:r w:rsidRPr="00C7304E">
          <w:rPr>
            <w:b/>
            <w:bCs/>
            <w:u w:val="single"/>
            <w:rPrChange w:id="407" w:author="Unknown" w:date="2024-12-04T03:28:00Z">
              <w:rPr>
                <w:b/>
                <w:bCs/>
              </w:rPr>
            </w:rPrChange>
          </w:rPr>
          <w:t>Thành phần tham dự</w:t>
        </w:r>
      </w:ins>
      <w:ins w:id="408" w:author="Unknown" w:date="2024-12-04T03:28:00Z">
        <w:r w:rsidR="00772146">
          <w:rPr>
            <w:b/>
            <w:bCs/>
            <w:u w:val="single"/>
          </w:rPr>
          <w:t>:</w:t>
        </w:r>
      </w:ins>
    </w:p>
    <w:p w14:paraId="4B903369" w14:textId="40D26AA0" w:rsidR="00772146" w:rsidRDefault="00635EE7" w:rsidP="00635EE7">
      <w:pPr>
        <w:pStyle w:val="ListParagraph"/>
        <w:numPr>
          <w:ilvl w:val="1"/>
          <w:numId w:val="10"/>
        </w:numPr>
        <w:tabs>
          <w:tab w:val="left" w:leader="dot" w:pos="4395"/>
          <w:tab w:val="left" w:leader="dot" w:pos="7655"/>
        </w:tabs>
        <w:jc w:val="both"/>
        <w:rPr>
          <w:ins w:id="409" w:author="Unknown" w:date="2024-12-04T03:31:00Z"/>
        </w:rPr>
      </w:pPr>
      <w:ins w:id="410" w:author="Unknown" w:date="2024-12-04T03:30:00Z">
        <w:r>
          <w:t xml:space="preserve"> Chủ trì: Ông/Bà</w:t>
        </w:r>
        <w:r>
          <w:tab/>
        </w:r>
        <w:r>
          <w:tab/>
        </w:r>
      </w:ins>
      <w:ins w:id="411" w:author="Unknown" w:date="2024-12-04T03:31:00Z">
        <w:r>
          <w:t xml:space="preserve">Chức vụ: </w:t>
        </w:r>
        <w:r>
          <w:tab/>
        </w:r>
      </w:ins>
    </w:p>
    <w:p w14:paraId="63514FAB" w14:textId="3C527C6D" w:rsidR="00635EE7" w:rsidRDefault="00635EE7" w:rsidP="00635EE7">
      <w:pPr>
        <w:pStyle w:val="ListParagraph"/>
        <w:numPr>
          <w:ilvl w:val="1"/>
          <w:numId w:val="10"/>
        </w:numPr>
        <w:tabs>
          <w:tab w:val="left" w:leader="dot" w:pos="4395"/>
          <w:tab w:val="left" w:leader="dot" w:pos="7655"/>
        </w:tabs>
        <w:jc w:val="both"/>
        <w:rPr>
          <w:ins w:id="412" w:author="Unknown" w:date="2024-12-04T03:32:00Z"/>
        </w:rPr>
      </w:pPr>
      <w:ins w:id="413" w:author="Unknown" w:date="2024-12-04T03:31:00Z">
        <w:r>
          <w:t xml:space="preserve"> Thư kí: Ông/Bà</w:t>
        </w:r>
        <w:r>
          <w:tab/>
        </w:r>
        <w:r>
          <w:tab/>
          <w:t>Chức vụ:</w:t>
        </w:r>
      </w:ins>
      <w:ins w:id="414" w:author="Unknown" w:date="2024-12-04T03:32:00Z">
        <w:r>
          <w:tab/>
        </w:r>
      </w:ins>
    </w:p>
    <w:p w14:paraId="437C3957" w14:textId="67105452" w:rsidR="00111D1B" w:rsidRDefault="00111D1B" w:rsidP="00635EE7">
      <w:pPr>
        <w:pStyle w:val="ListParagraph"/>
        <w:numPr>
          <w:ilvl w:val="1"/>
          <w:numId w:val="10"/>
        </w:numPr>
        <w:tabs>
          <w:tab w:val="left" w:leader="dot" w:pos="4395"/>
          <w:tab w:val="left" w:leader="dot" w:pos="7655"/>
        </w:tabs>
        <w:jc w:val="both"/>
        <w:rPr>
          <w:ins w:id="415" w:author="Unknown" w:date="2024-12-04T03:32:00Z"/>
        </w:rPr>
      </w:pPr>
      <w:ins w:id="416" w:author="Unknown" w:date="2024-12-04T03:32:00Z">
        <w:r>
          <w:t xml:space="preserve"> Thành phần khác:</w:t>
        </w:r>
      </w:ins>
    </w:p>
    <w:p w14:paraId="787FC692" w14:textId="25DD5DDE" w:rsidR="00111D1B" w:rsidRDefault="00111D1B" w:rsidP="00111D1B">
      <w:pPr>
        <w:tabs>
          <w:tab w:val="left" w:leader="dot" w:pos="7655"/>
        </w:tabs>
        <w:jc w:val="both"/>
        <w:rPr>
          <w:ins w:id="417" w:author="Unknown" w:date="2024-12-04T03:32:00Z"/>
        </w:rPr>
      </w:pPr>
      <w:ins w:id="418" w:author="Unknown" w:date="2024-12-04T03:32:00Z">
        <w:r>
          <w:tab/>
        </w:r>
      </w:ins>
    </w:p>
    <w:p w14:paraId="3866CCE4" w14:textId="7C076EC3" w:rsidR="00111D1B" w:rsidRDefault="00111D1B" w:rsidP="00111D1B">
      <w:pPr>
        <w:tabs>
          <w:tab w:val="left" w:leader="dot" w:pos="7655"/>
        </w:tabs>
        <w:jc w:val="both"/>
        <w:rPr>
          <w:ins w:id="419" w:author="Unknown" w:date="2024-12-04T03:32:00Z"/>
        </w:rPr>
      </w:pPr>
      <w:ins w:id="420" w:author="Unknown" w:date="2024-12-04T03:32:00Z">
        <w:r>
          <w:tab/>
        </w:r>
      </w:ins>
    </w:p>
    <w:p w14:paraId="44313A0F" w14:textId="428E5B68" w:rsidR="00111D1B" w:rsidRPr="005431EE" w:rsidRDefault="00CE5EDE">
      <w:pPr>
        <w:pStyle w:val="ListParagraph"/>
        <w:numPr>
          <w:ilvl w:val="0"/>
          <w:numId w:val="9"/>
        </w:numPr>
        <w:tabs>
          <w:tab w:val="left" w:leader="dot" w:pos="7655"/>
        </w:tabs>
        <w:jc w:val="both"/>
        <w:rPr>
          <w:ins w:id="421" w:author="Unknown" w:date="2024-12-04T03:33:00Z"/>
          <w:b/>
          <w:bCs/>
          <w:u w:val="single"/>
          <w:rPrChange w:id="422" w:author="Unknown" w:date="2024-12-04T03:40:00Z">
            <w:rPr>
              <w:ins w:id="423" w:author="Unknown" w:date="2024-12-04T03:33:00Z"/>
            </w:rPr>
          </w:rPrChange>
        </w:rPr>
        <w:pPrChange w:id="424" w:author="Unknown" w:date="2024-12-04T03:40:00Z">
          <w:pPr>
            <w:pStyle w:val="ListParagraph"/>
            <w:numPr>
              <w:numId w:val="10"/>
            </w:numPr>
            <w:tabs>
              <w:tab w:val="left" w:leader="dot" w:pos="7655"/>
            </w:tabs>
            <w:ind w:left="1436" w:hanging="1436"/>
            <w:jc w:val="both"/>
          </w:pPr>
        </w:pPrChange>
      </w:pPr>
      <w:ins w:id="425" w:author="Unknown" w:date="2024-12-04T03:40:00Z">
        <w:r>
          <w:rPr>
            <w:b/>
            <w:bCs/>
            <w:u w:val="single"/>
          </w:rPr>
          <w:t xml:space="preserve"> </w:t>
        </w:r>
      </w:ins>
      <w:ins w:id="426" w:author="Unknown" w:date="2024-12-04T03:33:00Z">
        <w:r w:rsidR="00111D1B" w:rsidRPr="005431EE">
          <w:rPr>
            <w:b/>
            <w:bCs/>
            <w:u w:val="single"/>
            <w:rPrChange w:id="427" w:author="Unknown" w:date="2024-12-04T03:40:00Z">
              <w:rPr/>
            </w:rPrChange>
          </w:rPr>
          <w:t>Nội dung cuộc họp:</w:t>
        </w:r>
      </w:ins>
    </w:p>
    <w:p w14:paraId="52B3CB5A" w14:textId="732E1381" w:rsidR="00111D1B" w:rsidRDefault="00111D1B">
      <w:pPr>
        <w:tabs>
          <w:tab w:val="left" w:leader="dot" w:pos="8505"/>
        </w:tabs>
        <w:jc w:val="both"/>
        <w:rPr>
          <w:ins w:id="428" w:author="Unknown" w:date="2024-12-04T03:33:00Z"/>
        </w:rPr>
        <w:pPrChange w:id="429" w:author="Unknown" w:date="2024-12-04T03:42:00Z">
          <w:pPr>
            <w:tabs>
              <w:tab w:val="left" w:leader="dot" w:pos="7655"/>
            </w:tabs>
            <w:jc w:val="both"/>
          </w:pPr>
        </w:pPrChange>
      </w:pPr>
      <w:ins w:id="430" w:author="Unknown" w:date="2024-12-04T03:33:00Z">
        <w:r>
          <w:tab/>
        </w:r>
      </w:ins>
    </w:p>
    <w:p w14:paraId="49AF2DAE" w14:textId="69910475" w:rsidR="00111D1B" w:rsidRDefault="00111D1B">
      <w:pPr>
        <w:tabs>
          <w:tab w:val="left" w:leader="dot" w:pos="8505"/>
        </w:tabs>
        <w:jc w:val="both"/>
        <w:rPr>
          <w:ins w:id="431" w:author="Unknown" w:date="2024-12-04T03:33:00Z"/>
        </w:rPr>
        <w:pPrChange w:id="432" w:author="Unknown" w:date="2024-12-04T03:42:00Z">
          <w:pPr>
            <w:tabs>
              <w:tab w:val="left" w:leader="dot" w:pos="7655"/>
            </w:tabs>
            <w:jc w:val="both"/>
          </w:pPr>
        </w:pPrChange>
      </w:pPr>
      <w:ins w:id="433" w:author="Unknown" w:date="2024-12-04T03:33:00Z">
        <w:r>
          <w:tab/>
        </w:r>
      </w:ins>
    </w:p>
    <w:p w14:paraId="7B64F43C" w14:textId="7430B79D" w:rsidR="00111D1B" w:rsidRPr="005431EE" w:rsidRDefault="00CE5EDE" w:rsidP="005431EE">
      <w:pPr>
        <w:pStyle w:val="ListParagraph"/>
        <w:numPr>
          <w:ilvl w:val="0"/>
          <w:numId w:val="9"/>
        </w:numPr>
        <w:tabs>
          <w:tab w:val="left" w:leader="dot" w:pos="7655"/>
        </w:tabs>
        <w:jc w:val="both"/>
        <w:rPr>
          <w:ins w:id="434" w:author="Unknown" w:date="2024-12-04T03:28:00Z"/>
          <w:b/>
          <w:bCs/>
          <w:u w:val="single"/>
          <w:rPrChange w:id="435" w:author="Unknown" w:date="2024-12-04T03:40:00Z">
            <w:rPr>
              <w:ins w:id="436" w:author="Unknown" w:date="2024-12-04T03:28:00Z"/>
            </w:rPr>
          </w:rPrChange>
        </w:rPr>
      </w:pPr>
      <w:ins w:id="437" w:author="Unknown" w:date="2024-12-04T03:40:00Z">
        <w:r>
          <w:rPr>
            <w:b/>
            <w:bCs/>
            <w:u w:val="single"/>
          </w:rPr>
          <w:t xml:space="preserve"> </w:t>
        </w:r>
      </w:ins>
      <w:ins w:id="438" w:author="Unknown" w:date="2024-12-04T03:33:00Z">
        <w:r w:rsidR="00111D1B" w:rsidRPr="005431EE">
          <w:rPr>
            <w:b/>
            <w:bCs/>
            <w:u w:val="single"/>
            <w:rPrChange w:id="439" w:author="Unknown" w:date="2024-12-04T03:40:00Z">
              <w:rPr/>
            </w:rPrChange>
          </w:rPr>
          <w:t>Quyền biểu quyết</w:t>
        </w:r>
      </w:ins>
      <w:ins w:id="440" w:author="Unknown" w:date="2024-12-04T03:35:00Z">
        <w:r w:rsidR="00111D1B" w:rsidRPr="005431EE">
          <w:rPr>
            <w:b/>
            <w:bCs/>
            <w:u w:val="single"/>
            <w:rPrChange w:id="441" w:author="Unknown" w:date="2024-12-04T03:40:00Z">
              <w:rPr/>
            </w:rPrChange>
          </w:rPr>
          <w:t xml:space="preserve"> </w:t>
        </w:r>
      </w:ins>
      <w:ins w:id="442" w:author="Unknown" w:date="2024-12-04T03:33:00Z">
        <w:r w:rsidR="00111D1B" w:rsidRPr="005431EE">
          <w:rPr>
            <w:b/>
            <w:bCs/>
            <w:u w:val="single"/>
            <w:rPrChange w:id="443" w:author="Unknown" w:date="2024-12-04T03:40:00Z">
              <w:rPr/>
            </w:rPrChange>
          </w:rPr>
          <w:t>(Nếu c</w:t>
        </w:r>
      </w:ins>
      <w:ins w:id="444" w:author="Unknown" w:date="2024-12-04T03:34:00Z">
        <w:r w:rsidR="00111D1B" w:rsidRPr="005431EE">
          <w:rPr>
            <w:b/>
            <w:bCs/>
            <w:u w:val="single"/>
            <w:rPrChange w:id="445" w:author="Unknown" w:date="2024-12-04T03:40:00Z">
              <w:rPr/>
            </w:rPrChange>
          </w:rPr>
          <w:t>ó):</w:t>
        </w:r>
      </w:ins>
    </w:p>
    <w:p w14:paraId="479E9776" w14:textId="5C788EF1" w:rsidR="00772146" w:rsidRDefault="00817AA2" w:rsidP="006173E9">
      <w:pPr>
        <w:pStyle w:val="ListParagraph"/>
        <w:numPr>
          <w:ilvl w:val="0"/>
          <w:numId w:val="4"/>
        </w:numPr>
        <w:tabs>
          <w:tab w:val="left" w:leader="dot" w:pos="3402"/>
        </w:tabs>
        <w:jc w:val="both"/>
        <w:rPr>
          <w:ins w:id="446" w:author="Unknown" w:date="2024-12-04T03:36:00Z"/>
        </w:rPr>
      </w:pPr>
      <w:ins w:id="447" w:author="Unknown" w:date="2024-12-04T03:35:00Z">
        <w:r>
          <w:t>Tổng số phiếu:</w:t>
        </w:r>
      </w:ins>
      <w:ins w:id="448" w:author="Unknown" w:date="2024-12-04T03:36:00Z">
        <w:r w:rsidR="006173E9">
          <w:t xml:space="preserve"> </w:t>
        </w:r>
        <w:r w:rsidR="006173E9">
          <w:tab/>
          <w:t>Phiếu</w:t>
        </w:r>
      </w:ins>
    </w:p>
    <w:p w14:paraId="1810A2AC" w14:textId="0B6EC3AB" w:rsidR="006173E9" w:rsidRDefault="006173E9" w:rsidP="006173E9">
      <w:pPr>
        <w:pStyle w:val="ListParagraph"/>
        <w:numPr>
          <w:ilvl w:val="0"/>
          <w:numId w:val="4"/>
        </w:numPr>
        <w:tabs>
          <w:tab w:val="left" w:leader="dot" w:pos="3402"/>
          <w:tab w:val="left" w:leader="dot" w:pos="6096"/>
        </w:tabs>
        <w:jc w:val="both"/>
        <w:rPr>
          <w:ins w:id="449" w:author="Unknown" w:date="2024-12-04T03:37:00Z"/>
        </w:rPr>
      </w:pPr>
      <w:ins w:id="450" w:author="Unknown" w:date="2024-12-04T03:37:00Z">
        <w:r>
          <w:t>Số phiếu tán thành</w:t>
        </w:r>
        <w:r>
          <w:tab/>
          <w:t xml:space="preserve">phiếu, chiếm </w:t>
        </w:r>
        <w:r>
          <w:tab/>
          <w:t>%</w:t>
        </w:r>
      </w:ins>
    </w:p>
    <w:p w14:paraId="3CF98C68" w14:textId="00700E59" w:rsidR="005431EE" w:rsidRDefault="00303146" w:rsidP="005431EE">
      <w:pPr>
        <w:pStyle w:val="ListParagraph"/>
        <w:numPr>
          <w:ilvl w:val="0"/>
          <w:numId w:val="4"/>
        </w:numPr>
        <w:tabs>
          <w:tab w:val="left" w:leader="dot" w:pos="4395"/>
          <w:tab w:val="left" w:leader="dot" w:pos="6946"/>
        </w:tabs>
        <w:jc w:val="both"/>
        <w:rPr>
          <w:ins w:id="451" w:author="Unknown" w:date="2024-12-04T03:40:00Z"/>
        </w:rPr>
      </w:pPr>
      <w:ins w:id="452" w:author="Unknown" w:date="2024-12-04T03:37:00Z">
        <w:r>
          <w:t xml:space="preserve">Số phiếu không tán thành </w:t>
        </w:r>
        <w:r>
          <w:tab/>
        </w:r>
      </w:ins>
      <w:ins w:id="453" w:author="Unknown" w:date="2024-12-04T03:38:00Z">
        <w:r>
          <w:t xml:space="preserve">phiếu, chiếm </w:t>
        </w:r>
        <w:r>
          <w:tab/>
          <w:t>%</w:t>
        </w:r>
      </w:ins>
    </w:p>
    <w:p w14:paraId="65E3122B" w14:textId="29CA1204" w:rsidR="005431EE" w:rsidRDefault="00CE5EDE" w:rsidP="00CE5EDE">
      <w:pPr>
        <w:pStyle w:val="ListParagraph"/>
        <w:numPr>
          <w:ilvl w:val="0"/>
          <w:numId w:val="9"/>
        </w:numPr>
        <w:tabs>
          <w:tab w:val="left" w:leader="dot" w:pos="4395"/>
          <w:tab w:val="left" w:leader="dot" w:pos="6946"/>
        </w:tabs>
        <w:jc w:val="both"/>
        <w:rPr>
          <w:ins w:id="454" w:author="Unknown" w:date="2024-12-04T03:41:00Z"/>
          <w:b/>
          <w:bCs/>
          <w:u w:val="single"/>
        </w:rPr>
      </w:pPr>
      <w:ins w:id="455" w:author="Unknown" w:date="2024-12-04T03:40:00Z">
        <w:r w:rsidRPr="00CE5EDE">
          <w:rPr>
            <w:b/>
            <w:bCs/>
            <w:u w:val="single"/>
            <w:rPrChange w:id="456" w:author="Unknown" w:date="2024-12-04T03:41:00Z">
              <w:rPr/>
            </w:rPrChange>
          </w:rPr>
          <w:t xml:space="preserve"> </w:t>
        </w:r>
      </w:ins>
      <w:ins w:id="457" w:author="Unknown" w:date="2024-12-04T03:41:00Z">
        <w:r w:rsidRPr="00CE5EDE">
          <w:rPr>
            <w:b/>
            <w:bCs/>
            <w:u w:val="single"/>
            <w:rPrChange w:id="458" w:author="Unknown" w:date="2024-12-04T03:41:00Z">
              <w:rPr/>
            </w:rPrChange>
          </w:rPr>
          <w:t>Kết luận cuộc họp:</w:t>
        </w:r>
      </w:ins>
    </w:p>
    <w:p w14:paraId="4821EC5C" w14:textId="782F785D" w:rsidR="00CE5EDE" w:rsidRDefault="00CE5EDE">
      <w:pPr>
        <w:tabs>
          <w:tab w:val="left" w:leader="dot" w:pos="8505"/>
        </w:tabs>
        <w:jc w:val="both"/>
        <w:rPr>
          <w:ins w:id="459" w:author="Unknown" w:date="2024-12-04T03:41:00Z"/>
        </w:rPr>
        <w:pPrChange w:id="460" w:author="Unknown" w:date="2024-12-04T03:42:00Z">
          <w:pPr>
            <w:tabs>
              <w:tab w:val="left" w:leader="dot" w:pos="8222"/>
            </w:tabs>
            <w:jc w:val="both"/>
          </w:pPr>
        </w:pPrChange>
      </w:pPr>
      <w:ins w:id="461" w:author="Unknown" w:date="2024-12-04T03:41:00Z">
        <w:r>
          <w:tab/>
        </w:r>
      </w:ins>
    </w:p>
    <w:p w14:paraId="50298464" w14:textId="58EA64C0" w:rsidR="00CE5EDE" w:rsidRDefault="00CE5EDE" w:rsidP="00CE5EDE">
      <w:pPr>
        <w:tabs>
          <w:tab w:val="left" w:leader="dot" w:pos="8505"/>
        </w:tabs>
        <w:jc w:val="both"/>
        <w:rPr>
          <w:ins w:id="462" w:author="Unknown" w:date="2024-12-04T03:42:00Z"/>
        </w:rPr>
      </w:pPr>
      <w:ins w:id="463" w:author="Unknown" w:date="2024-12-04T03:41:00Z">
        <w:r>
          <w:tab/>
        </w:r>
      </w:ins>
    </w:p>
    <w:p w14:paraId="5DC204D7" w14:textId="03EBB1B6" w:rsidR="00ED2CD8" w:rsidRDefault="00CE5EDE" w:rsidP="00ED2CD8">
      <w:pPr>
        <w:tabs>
          <w:tab w:val="left" w:leader="dot" w:pos="3686"/>
          <w:tab w:val="left" w:leader="dot" w:pos="4678"/>
          <w:tab w:val="left" w:leader="dot" w:pos="5954"/>
          <w:tab w:val="left" w:leader="dot" w:pos="7230"/>
          <w:tab w:val="left" w:leader="dot" w:pos="8505"/>
        </w:tabs>
        <w:jc w:val="both"/>
        <w:rPr>
          <w:ins w:id="464" w:author="Unknown" w:date="2024-12-04T03:46:00Z"/>
        </w:rPr>
      </w:pPr>
      <w:ins w:id="465" w:author="Unknown" w:date="2024-12-04T03:42:00Z">
        <w:r>
          <w:t xml:space="preserve">Cuộc họp kết thúc vào lúc </w:t>
        </w:r>
        <w:r>
          <w:tab/>
        </w:r>
      </w:ins>
      <w:ins w:id="466" w:author="Unknown" w:date="2024-12-04T03:43:00Z">
        <w:r>
          <w:t xml:space="preserve"> giờ </w:t>
        </w:r>
        <w:r>
          <w:tab/>
        </w:r>
        <w:r w:rsidR="00ED2CD8">
          <w:t xml:space="preserve">ngày </w:t>
        </w:r>
        <w:r w:rsidR="00ED2CD8">
          <w:tab/>
          <w:t xml:space="preserve">tháng </w:t>
        </w:r>
        <w:r w:rsidR="00ED2CD8">
          <w:tab/>
          <w:t xml:space="preserve"> năm</w:t>
        </w:r>
      </w:ins>
      <w:ins w:id="467" w:author="Unknown" w:date="2024-12-04T03:44:00Z">
        <w:r w:rsidR="00ED2CD8">
          <w:t xml:space="preserve"> </w:t>
        </w:r>
        <w:proofErr w:type="gramStart"/>
        <w:r w:rsidR="00ED2CD8">
          <w:tab/>
          <w:t>,nội</w:t>
        </w:r>
        <w:proofErr w:type="gramEnd"/>
        <w:r w:rsidR="00ED2CD8">
          <w:t xml:space="preserve"> dụng cuộc họp đã được các thành viên</w:t>
        </w:r>
      </w:ins>
      <w:ins w:id="468" w:author="Unknown" w:date="2024-12-04T03:45:00Z">
        <w:r w:rsidR="00ED2CD8">
          <w:t xml:space="preserve"> dự họp thông qua và cùng kí vào văn bản.</w:t>
        </w:r>
        <w:r w:rsidR="007B7FA7">
          <w:t>Biên bản được các thành viên nhất trí thông qua và có hiệu lực kể từ ngày kí</w:t>
        </w:r>
      </w:ins>
      <w:ins w:id="469" w:author="Unknown" w:date="2024-12-04T03:46:00Z">
        <w:r w:rsidR="007B7FA7">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70" w:author="Unknown" w:date="2024-12-04T03:47:00Z">
          <w:tblPr>
            <w:tblStyle w:val="TableGrid"/>
            <w:tblW w:w="0" w:type="auto"/>
            <w:tblLook w:val="04A0" w:firstRow="1" w:lastRow="0" w:firstColumn="1" w:lastColumn="0" w:noHBand="0" w:noVBand="1"/>
          </w:tblPr>
        </w:tblPrChange>
      </w:tblPr>
      <w:tblGrid>
        <w:gridCol w:w="4531"/>
        <w:gridCol w:w="4531"/>
        <w:tblGridChange w:id="471">
          <w:tblGrid>
            <w:gridCol w:w="4531"/>
            <w:gridCol w:w="4531"/>
          </w:tblGrid>
        </w:tblGridChange>
      </w:tblGrid>
      <w:tr w:rsidR="007B7FA7" w14:paraId="755959CB" w14:textId="77777777" w:rsidTr="007B7FA7">
        <w:trPr>
          <w:ins w:id="472" w:author="Unknown" w:date="2024-12-04T03:46:00Z"/>
        </w:trPr>
        <w:tc>
          <w:tcPr>
            <w:tcW w:w="4531" w:type="dxa"/>
            <w:tcPrChange w:id="473" w:author="Unknown" w:date="2024-12-04T03:47:00Z">
              <w:tcPr>
                <w:tcW w:w="4531" w:type="dxa"/>
              </w:tcPr>
            </w:tcPrChange>
          </w:tcPr>
          <w:p w14:paraId="4F6504CD" w14:textId="77777777" w:rsidR="007B7FA7" w:rsidRDefault="007B7FA7" w:rsidP="007B7FA7">
            <w:pPr>
              <w:tabs>
                <w:tab w:val="left" w:leader="dot" w:pos="3686"/>
                <w:tab w:val="left" w:leader="dot" w:pos="4678"/>
                <w:tab w:val="left" w:leader="dot" w:pos="5954"/>
                <w:tab w:val="left" w:leader="dot" w:pos="7230"/>
                <w:tab w:val="left" w:leader="dot" w:pos="8505"/>
              </w:tabs>
              <w:jc w:val="center"/>
              <w:rPr>
                <w:ins w:id="474" w:author="Unknown" w:date="2024-12-04T03:46:00Z"/>
                <w:b/>
                <w:bCs/>
              </w:rPr>
            </w:pPr>
            <w:ins w:id="475" w:author="Unknown" w:date="2024-12-04T03:46:00Z">
              <w:r>
                <w:rPr>
                  <w:b/>
                  <w:bCs/>
                </w:rPr>
                <w:t>THƯ KÍ</w:t>
              </w:r>
            </w:ins>
          </w:p>
          <w:p w14:paraId="287BEC39" w14:textId="01D36AB7" w:rsidR="007B7FA7" w:rsidRPr="007B7FA7" w:rsidRDefault="007B7FA7">
            <w:pPr>
              <w:tabs>
                <w:tab w:val="left" w:leader="dot" w:pos="3686"/>
                <w:tab w:val="left" w:leader="dot" w:pos="4678"/>
                <w:tab w:val="left" w:leader="dot" w:pos="5954"/>
                <w:tab w:val="left" w:leader="dot" w:pos="7230"/>
                <w:tab w:val="left" w:leader="dot" w:pos="8505"/>
              </w:tabs>
              <w:jc w:val="center"/>
              <w:rPr>
                <w:ins w:id="476" w:author="Unknown" w:date="2024-12-04T03:46:00Z"/>
              </w:rPr>
              <w:pPrChange w:id="477" w:author="Unknown" w:date="2024-12-04T03:46:00Z">
                <w:pPr>
                  <w:tabs>
                    <w:tab w:val="left" w:leader="dot" w:pos="3686"/>
                    <w:tab w:val="left" w:leader="dot" w:pos="4678"/>
                    <w:tab w:val="left" w:leader="dot" w:pos="5954"/>
                    <w:tab w:val="left" w:leader="dot" w:pos="7230"/>
                    <w:tab w:val="left" w:leader="dot" w:pos="8505"/>
                  </w:tabs>
                  <w:jc w:val="both"/>
                </w:pPr>
              </w:pPrChange>
            </w:pPr>
            <w:ins w:id="478" w:author="Unknown" w:date="2024-12-04T03:46:00Z">
              <w:r>
                <w:t>(</w:t>
              </w:r>
            </w:ins>
            <w:ins w:id="479" w:author="Unknown" w:date="2024-12-04T03:47:00Z">
              <w:r>
                <w:t>Ký, ghi rõ họ tên)</w:t>
              </w:r>
            </w:ins>
          </w:p>
        </w:tc>
        <w:tc>
          <w:tcPr>
            <w:tcW w:w="4531" w:type="dxa"/>
            <w:tcPrChange w:id="480" w:author="Unknown" w:date="2024-12-04T03:47:00Z">
              <w:tcPr>
                <w:tcW w:w="4531" w:type="dxa"/>
              </w:tcPr>
            </w:tcPrChange>
          </w:tcPr>
          <w:p w14:paraId="2375067E" w14:textId="77777777" w:rsidR="007B7FA7" w:rsidRDefault="007B7FA7" w:rsidP="007B7FA7">
            <w:pPr>
              <w:tabs>
                <w:tab w:val="left" w:leader="dot" w:pos="3686"/>
                <w:tab w:val="left" w:leader="dot" w:pos="4678"/>
                <w:tab w:val="left" w:leader="dot" w:pos="5954"/>
                <w:tab w:val="left" w:leader="dot" w:pos="7230"/>
                <w:tab w:val="left" w:leader="dot" w:pos="8505"/>
              </w:tabs>
              <w:jc w:val="center"/>
              <w:rPr>
                <w:ins w:id="481" w:author="Unknown" w:date="2024-12-04T03:47:00Z"/>
                <w:b/>
                <w:bCs/>
              </w:rPr>
            </w:pPr>
            <w:ins w:id="482" w:author="Unknown" w:date="2024-12-04T03:46:00Z">
              <w:r w:rsidRPr="007B7FA7">
                <w:rPr>
                  <w:b/>
                  <w:bCs/>
                  <w:rPrChange w:id="483" w:author="Unknown" w:date="2024-12-04T03:46:00Z">
                    <w:rPr/>
                  </w:rPrChange>
                </w:rPr>
                <w:t>CHỦ TOẠ</w:t>
              </w:r>
            </w:ins>
          </w:p>
          <w:p w14:paraId="35220652" w14:textId="7F0688C4" w:rsidR="007B7FA7" w:rsidRPr="007B7FA7" w:rsidRDefault="007B7FA7">
            <w:pPr>
              <w:tabs>
                <w:tab w:val="left" w:leader="dot" w:pos="3686"/>
                <w:tab w:val="left" w:leader="dot" w:pos="4678"/>
                <w:tab w:val="left" w:leader="dot" w:pos="5954"/>
                <w:tab w:val="left" w:leader="dot" w:pos="7230"/>
                <w:tab w:val="left" w:leader="dot" w:pos="8505"/>
              </w:tabs>
              <w:jc w:val="center"/>
              <w:rPr>
                <w:ins w:id="484" w:author="Unknown" w:date="2024-12-04T03:46:00Z"/>
                <w:b/>
                <w:bCs/>
                <w:rPrChange w:id="485" w:author="Unknown" w:date="2024-12-04T03:46:00Z">
                  <w:rPr>
                    <w:ins w:id="486" w:author="Unknown" w:date="2024-12-04T03:46:00Z"/>
                  </w:rPr>
                </w:rPrChange>
              </w:rPr>
              <w:pPrChange w:id="487" w:author="Unknown" w:date="2024-12-04T03:46:00Z">
                <w:pPr>
                  <w:tabs>
                    <w:tab w:val="left" w:leader="dot" w:pos="3686"/>
                    <w:tab w:val="left" w:leader="dot" w:pos="4678"/>
                    <w:tab w:val="left" w:leader="dot" w:pos="5954"/>
                    <w:tab w:val="left" w:leader="dot" w:pos="7230"/>
                    <w:tab w:val="left" w:leader="dot" w:pos="8505"/>
                  </w:tabs>
                  <w:jc w:val="both"/>
                </w:pPr>
              </w:pPrChange>
            </w:pPr>
            <w:ins w:id="488" w:author="Unknown" w:date="2024-12-04T03:47:00Z">
              <w:r>
                <w:t>(Ký, ghi rõ họ tên)</w:t>
              </w:r>
            </w:ins>
          </w:p>
        </w:tc>
      </w:tr>
    </w:tbl>
    <w:p w14:paraId="040D337D" w14:textId="52C74DB7" w:rsidR="0083456F" w:rsidRDefault="0083456F" w:rsidP="00ED2CD8">
      <w:pPr>
        <w:tabs>
          <w:tab w:val="left" w:leader="dot" w:pos="3686"/>
          <w:tab w:val="left" w:leader="dot" w:pos="4678"/>
          <w:tab w:val="left" w:leader="dot" w:pos="5954"/>
          <w:tab w:val="left" w:leader="dot" w:pos="7230"/>
          <w:tab w:val="left" w:leader="dot" w:pos="8505"/>
        </w:tabs>
        <w:jc w:val="both"/>
        <w:rPr>
          <w:ins w:id="489" w:author="Unknown" w:date="2024-12-04T03:51:00Z"/>
        </w:rPr>
      </w:pPr>
      <w:ins w:id="490" w:author="Unknown" w:date="2024-12-04T03:51:00Z">
        <w:r>
          <w:br w:type="page"/>
        </w:r>
      </w:ins>
    </w:p>
    <w:customXmlInsRangeStart w:id="491" w:author="Unknown" w:date="2024-12-04T03:52:00Z"/>
    <w:bookmarkStart w:id="492" w:name="_Toc184215610" w:displacedByCustomXml="next"/>
    <w:sdt>
      <w:sdtPr>
        <w:rPr>
          <w:rFonts w:eastAsiaTheme="minorHAnsi" w:cstheme="minorBidi"/>
          <w:sz w:val="28"/>
          <w:szCs w:val="28"/>
        </w:rPr>
        <w:id w:val="-1556002331"/>
        <w:docPartObj>
          <w:docPartGallery w:val="Bibliographies"/>
          <w:docPartUnique/>
        </w:docPartObj>
      </w:sdtPr>
      <w:sdtEndPr/>
      <w:sdtContent>
        <w:customXmlInsRangeEnd w:id="491"/>
        <w:p w14:paraId="7BCF94FA" w14:textId="3C0D8465" w:rsidR="0083456F" w:rsidRDefault="00345A24">
          <w:pPr>
            <w:pStyle w:val="Heading1"/>
            <w:rPr>
              <w:ins w:id="493" w:author="Unknown" w:date="2024-12-04T03:52:00Z"/>
            </w:rPr>
          </w:pPr>
          <w:ins w:id="494" w:author="Unknown" w:date="2024-12-04T03:52:00Z">
            <w:r>
              <w:t>THAM KHẢO</w:t>
            </w:r>
            <w:bookmarkEnd w:id="492"/>
          </w:ins>
        </w:p>
        <w:customXmlInsRangeStart w:id="495" w:author="Unknown" w:date="2024-12-04T03:52:00Z"/>
        <w:sdt>
          <w:sdtPr>
            <w:id w:val="-573587230"/>
            <w:bibliography/>
          </w:sdtPr>
          <w:sdtEndPr/>
          <w:sdtContent>
            <w:customXmlInsRangeEnd w:id="495"/>
            <w:p w14:paraId="004D1DE9" w14:textId="77777777" w:rsidR="0083456F" w:rsidRDefault="0083456F">
              <w:pPr>
                <w:rPr>
                  <w:noProof/>
                  <w:sz w:val="24"/>
                  <w:szCs w:val="22"/>
                </w:rPr>
              </w:pPr>
              <w:ins w:id="496" w:author="Unknown" w:date="2024-12-04T03:52: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70"/>
              </w:tblGrid>
              <w:tr w:rsidR="0083456F" w14:paraId="7A2317FD" w14:textId="77777777">
                <w:trPr>
                  <w:divId w:val="1655992009"/>
                  <w:tblCellSpacing w:w="15" w:type="dxa"/>
                </w:trPr>
                <w:tc>
                  <w:tcPr>
                    <w:tcW w:w="50" w:type="pct"/>
                    <w:hideMark/>
                  </w:tcPr>
                  <w:p w14:paraId="4907452A" w14:textId="3A198697" w:rsidR="0083456F" w:rsidRDefault="0083456F">
                    <w:pPr>
                      <w:pStyle w:val="Bibliography"/>
                      <w:rPr>
                        <w:noProof/>
                        <w:sz w:val="24"/>
                        <w:szCs w:val="24"/>
                      </w:rPr>
                    </w:pPr>
                    <w:r>
                      <w:rPr>
                        <w:noProof/>
                      </w:rPr>
                      <w:t xml:space="preserve">[1] </w:t>
                    </w:r>
                  </w:p>
                </w:tc>
                <w:tc>
                  <w:tcPr>
                    <w:tcW w:w="0" w:type="auto"/>
                    <w:hideMark/>
                  </w:tcPr>
                  <w:p w14:paraId="36F54349" w14:textId="77777777" w:rsidR="0083456F" w:rsidRDefault="0083456F">
                    <w:pPr>
                      <w:pStyle w:val="Bibliography"/>
                      <w:rPr>
                        <w:noProof/>
                      </w:rPr>
                    </w:pPr>
                    <w:r>
                      <w:rPr>
                        <w:noProof/>
                      </w:rPr>
                      <w:t>PTIT, "Học viện Công nghệ Bưu chính Viễn thông," Education, [Online]. Available: https://ptit.edu.vn/.</w:t>
                    </w:r>
                  </w:p>
                </w:tc>
              </w:tr>
              <w:tr w:rsidR="0083456F" w14:paraId="5D8078EC" w14:textId="77777777">
                <w:trPr>
                  <w:divId w:val="1655992009"/>
                  <w:tblCellSpacing w:w="15" w:type="dxa"/>
                </w:trPr>
                <w:tc>
                  <w:tcPr>
                    <w:tcW w:w="50" w:type="pct"/>
                    <w:hideMark/>
                  </w:tcPr>
                  <w:p w14:paraId="2F5C4843" w14:textId="77777777" w:rsidR="0083456F" w:rsidRDefault="0083456F">
                    <w:pPr>
                      <w:pStyle w:val="Bibliography"/>
                      <w:rPr>
                        <w:noProof/>
                      </w:rPr>
                    </w:pPr>
                    <w:r>
                      <w:rPr>
                        <w:noProof/>
                      </w:rPr>
                      <w:t xml:space="preserve">[2] </w:t>
                    </w:r>
                  </w:p>
                </w:tc>
                <w:tc>
                  <w:tcPr>
                    <w:tcW w:w="0" w:type="auto"/>
                    <w:hideMark/>
                  </w:tcPr>
                  <w:p w14:paraId="024CF5DB" w14:textId="77777777" w:rsidR="0083456F" w:rsidRDefault="0083456F">
                    <w:pPr>
                      <w:pStyle w:val="Bibliography"/>
                      <w:rPr>
                        <w:noProof/>
                      </w:rPr>
                    </w:pPr>
                    <w:r>
                      <w:rPr>
                        <w:noProof/>
                      </w:rPr>
                      <w:t xml:space="preserve">N. M. Dũng, Giải tích, Hà Nội: NBX Giáo dục, 2014. </w:t>
                    </w:r>
                  </w:p>
                </w:tc>
              </w:tr>
            </w:tbl>
            <w:p w14:paraId="24ABCF94" w14:textId="77777777" w:rsidR="0083456F" w:rsidRDefault="0083456F">
              <w:pPr>
                <w:divId w:val="1655992009"/>
                <w:rPr>
                  <w:rFonts w:eastAsia="Times New Roman"/>
                  <w:noProof/>
                </w:rPr>
              </w:pPr>
            </w:p>
            <w:p w14:paraId="65932751" w14:textId="58A75A60" w:rsidR="0083456F" w:rsidRDefault="0083456F">
              <w:pPr>
                <w:rPr>
                  <w:ins w:id="497" w:author="Unknown" w:date="2024-12-04T03:52:00Z"/>
                </w:rPr>
              </w:pPr>
              <w:ins w:id="498" w:author="Unknown" w:date="2024-12-04T03:52:00Z">
                <w:r>
                  <w:rPr>
                    <w:b/>
                    <w:bCs/>
                    <w:noProof/>
                  </w:rPr>
                  <w:fldChar w:fldCharType="end"/>
                </w:r>
              </w:ins>
            </w:p>
            <w:customXmlInsRangeStart w:id="499" w:author="Unknown" w:date="2024-12-04T03:52:00Z"/>
          </w:sdtContent>
        </w:sdt>
        <w:customXmlInsRangeEnd w:id="499"/>
        <w:customXmlInsRangeStart w:id="500" w:author="Unknown" w:date="2024-12-04T03:52:00Z"/>
      </w:sdtContent>
    </w:sdt>
    <w:customXmlInsRangeEnd w:id="500"/>
    <w:bookmarkEnd w:id="0"/>
    <w:p w14:paraId="42FD4C5B" w14:textId="77777777" w:rsidR="007B7FA7" w:rsidRPr="00CE5EDE" w:rsidRDefault="007B7FA7">
      <w:pPr>
        <w:tabs>
          <w:tab w:val="left" w:leader="dot" w:pos="3686"/>
          <w:tab w:val="left" w:leader="dot" w:pos="4678"/>
          <w:tab w:val="left" w:leader="dot" w:pos="5954"/>
          <w:tab w:val="left" w:leader="dot" w:pos="7230"/>
          <w:tab w:val="left" w:leader="dot" w:pos="8505"/>
        </w:tabs>
        <w:jc w:val="both"/>
        <w:pPrChange w:id="501" w:author="Unknown" w:date="2024-12-04T03:44:00Z">
          <w:pPr>
            <w:tabs>
              <w:tab w:val="left" w:pos="2835"/>
            </w:tabs>
            <w:ind w:left="792"/>
          </w:pPr>
        </w:pPrChange>
      </w:pPr>
    </w:p>
    <w:sectPr w:rsidR="007B7FA7" w:rsidRPr="00CE5EDE" w:rsidSect="00F309B4">
      <w:type w:val="continuous"/>
      <w:pgSz w:w="11907" w:h="16840" w:code="9"/>
      <w:pgMar w:top="1134" w:right="1134"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2" w:author="thanh nguyen" w:date="2024-12-03T02:10:00Z" w:initials="tn">
    <w:p w14:paraId="3A5CF46E" w14:textId="77777777" w:rsidR="007D1B0E" w:rsidRDefault="007D1B0E" w:rsidP="007D1B0E">
      <w:pPr>
        <w:pStyle w:val="CommentText"/>
      </w:pPr>
      <w:r>
        <w:rPr>
          <w:rStyle w:val="CommentReference"/>
        </w:rPr>
        <w:annotationRef/>
      </w:r>
      <w:r w:rsidRPr="00FB14D6">
        <w:t>Posts and Telecommunications Institute of Technology</w:t>
      </w:r>
    </w:p>
  </w:comment>
  <w:comment w:id="165" w:author="thanh nguyen" w:date="2024-12-03T17:35:00Z" w:initials="tn">
    <w:p w14:paraId="119E8904" w14:textId="026B23A2" w:rsidR="009B68FC" w:rsidRDefault="009B68FC">
      <w:pPr>
        <w:pStyle w:val="CommentText"/>
      </w:pPr>
      <w:r>
        <w:rPr>
          <w:rStyle w:val="CommentReference"/>
        </w:rPr>
        <w:annotationRef/>
      </w:r>
      <w:r w:rsidR="001F44C0">
        <w:rPr>
          <w:noProof/>
        </w:rPr>
        <w:t>làm ứng dụng</w:t>
      </w:r>
    </w:p>
  </w:comment>
  <w:comment w:id="171" w:author="thanh nguyen" w:date="2024-12-03T02:09:00Z" w:initials="tn">
    <w:p w14:paraId="1B19FA07" w14:textId="77777777" w:rsidR="007D1B0E" w:rsidRDefault="007D1B0E" w:rsidP="007D1B0E">
      <w:pPr>
        <w:pStyle w:val="CommentText"/>
      </w:pPr>
      <w:r>
        <w:rPr>
          <w:rStyle w:val="CommentReference"/>
        </w:rPr>
        <w:annotationRef/>
      </w:r>
      <w:r>
        <w:t>Công nghệ thông tin định hướng ứng dụng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5CF46E" w15:done="0"/>
  <w15:commentEx w15:paraId="119E8904" w15:done="0"/>
  <w15:commentEx w15:paraId="1B19FA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F8E702" w16cex:dateUtc="2024-12-02T19:10:00Z"/>
  <w16cex:commentExtensible w16cex:durableId="2AF9BFCC" w16cex:dateUtc="2024-12-03T10:35:00Z"/>
  <w16cex:commentExtensible w16cex:durableId="2AF8E6E1" w16cex:dateUtc="2024-12-02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5CF46E" w16cid:durableId="2AF8E702"/>
  <w16cid:commentId w16cid:paraId="119E8904" w16cid:durableId="2AF9BFCC"/>
  <w16cid:commentId w16cid:paraId="1B19FA07" w16cid:durableId="2AF8E6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F958A" w14:textId="77777777" w:rsidR="00992E15" w:rsidRDefault="00992E15" w:rsidP="00C27AD5">
      <w:pPr>
        <w:spacing w:after="0" w:line="240" w:lineRule="auto"/>
      </w:pPr>
      <w:r>
        <w:separator/>
      </w:r>
    </w:p>
  </w:endnote>
  <w:endnote w:type="continuationSeparator" w:id="0">
    <w:p w14:paraId="233327E4" w14:textId="77777777" w:rsidR="00992E15" w:rsidRDefault="00992E15" w:rsidP="00C27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70157" w14:textId="3278751F" w:rsidR="00094599" w:rsidRPr="006C0F06" w:rsidRDefault="00C260E3">
    <w:pPr>
      <w:pStyle w:val="Footer"/>
      <w:rPr>
        <w:i/>
        <w:iCs/>
        <w:rPrChange w:id="103" w:author="Unknown" w:date="2024-12-04T00:59:00Z">
          <w:rPr/>
        </w:rPrChange>
      </w:rPr>
    </w:pPr>
    <w:r w:rsidRPr="006C0F06">
      <w:rPr>
        <w:rFonts w:cs="Times New Roman"/>
        <w:i/>
        <w:iCs/>
      </w:rPr>
      <w:t>B23DCCC152</w:t>
    </w:r>
    <w:r w:rsidR="00094599" w:rsidRPr="006C0F06">
      <w:rPr>
        <w:rFonts w:cs="Times New Roman"/>
        <w:i/>
        <w:iCs/>
        <w:rPrChange w:id="104" w:author="Unknown" w:date="2024-12-04T00:59:00Z">
          <w:rPr>
            <w:rFonts w:cs="Times New Roman"/>
          </w:rPr>
        </w:rPrChange>
      </w:rPr>
      <w:ptab w:relativeTo="margin" w:alignment="center" w:leader="none"/>
    </w:r>
    <w:r w:rsidR="00094599" w:rsidRPr="006C0F06">
      <w:rPr>
        <w:rFonts w:ascii="Arial" w:hAnsi="Arial" w:cs="Arial"/>
        <w:b/>
        <w:bCs/>
        <w:rPrChange w:id="105" w:author="Unknown" w:date="2024-12-04T00:59:00Z">
          <w:rPr>
            <w:rFonts w:cs="Times New Roman"/>
          </w:rPr>
        </w:rPrChange>
      </w:rPr>
      <w:fldChar w:fldCharType="begin"/>
    </w:r>
    <w:r w:rsidR="00094599" w:rsidRPr="006C0F06">
      <w:rPr>
        <w:rFonts w:ascii="Arial" w:hAnsi="Arial" w:cs="Arial"/>
        <w:b/>
        <w:bCs/>
        <w:rPrChange w:id="106" w:author="Unknown" w:date="2024-12-04T00:59:00Z">
          <w:rPr>
            <w:rFonts w:cs="Times New Roman"/>
          </w:rPr>
        </w:rPrChange>
      </w:rPr>
      <w:instrText xml:space="preserve"> PAGE   \* MERGEFORMAT </w:instrText>
    </w:r>
    <w:r w:rsidR="00094599" w:rsidRPr="006C0F06">
      <w:rPr>
        <w:rFonts w:ascii="Arial" w:hAnsi="Arial" w:cs="Arial"/>
        <w:b/>
        <w:bCs/>
        <w:rPrChange w:id="107" w:author="Unknown" w:date="2024-12-04T00:59:00Z">
          <w:rPr>
            <w:rFonts w:cs="Times New Roman"/>
            <w:noProof/>
          </w:rPr>
        </w:rPrChange>
      </w:rPr>
      <w:fldChar w:fldCharType="separate"/>
    </w:r>
    <w:r w:rsidR="00094599" w:rsidRPr="006C0F06">
      <w:rPr>
        <w:rFonts w:ascii="Arial" w:hAnsi="Arial" w:cs="Arial"/>
        <w:b/>
        <w:bCs/>
        <w:noProof/>
        <w:rPrChange w:id="108" w:author="Unknown" w:date="2024-12-04T00:59:00Z">
          <w:rPr>
            <w:rFonts w:cs="Times New Roman"/>
            <w:noProof/>
          </w:rPr>
        </w:rPrChange>
      </w:rPr>
      <w:t>1</w:t>
    </w:r>
    <w:r w:rsidR="00094599" w:rsidRPr="006C0F06">
      <w:rPr>
        <w:rFonts w:ascii="Arial" w:hAnsi="Arial" w:cs="Arial"/>
        <w:b/>
        <w:bCs/>
        <w:noProof/>
        <w:rPrChange w:id="109" w:author="Unknown" w:date="2024-12-04T00:59:00Z">
          <w:rPr>
            <w:rFonts w:cs="Times New Roman"/>
            <w:noProof/>
          </w:rPr>
        </w:rPrChange>
      </w:rPr>
      <w:fldChar w:fldCharType="end"/>
    </w:r>
    <w:r w:rsidR="00094599" w:rsidRPr="006C0F06">
      <w:rPr>
        <w:rFonts w:cs="Times New Roman"/>
        <w:i/>
        <w:iCs/>
        <w:rPrChange w:id="110" w:author="Unknown" w:date="2024-12-04T00:59:00Z">
          <w:rPr>
            <w:rFonts w:cs="Times New Roman"/>
          </w:rPr>
        </w:rPrChange>
      </w:rPr>
      <w:ptab w:relativeTo="margin" w:alignment="right" w:leader="none"/>
    </w:r>
    <w:r w:rsidR="00D0748B" w:rsidRPr="006C0F06">
      <w:rPr>
        <w:rFonts w:cs="Times New Roman"/>
        <w:i/>
        <w:iCs/>
        <w:rPrChange w:id="111" w:author="Unknown" w:date="2024-12-04T00:59:00Z">
          <w:rPr>
            <w:rFonts w:cs="Times New Roman"/>
          </w:rPr>
        </w:rPrChange>
      </w:rPr>
      <w:t>D23CQCC04</w:t>
    </w:r>
    <w:r w:rsidR="00D0748B" w:rsidRPr="006C0F06">
      <w:rPr>
        <w:i/>
        <w:iCs/>
        <w:rPrChange w:id="112" w:author="Unknown" w:date="2024-12-04T00:59:00Z">
          <w:rPr/>
        </w:rPrChange>
      </w:rPr>
      <w:t>-B</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0D9FF" w14:textId="77777777" w:rsidR="006C0F06" w:rsidRPr="006C0F06" w:rsidRDefault="006C0F06">
    <w:pPr>
      <w:pStyle w:val="Footer"/>
      <w:rPr>
        <w:i/>
        <w:iCs/>
        <w:rPrChange w:id="189" w:author="Unknown" w:date="2024-12-04T00:59:00Z">
          <w:rPr/>
        </w:rPrChange>
      </w:rPr>
    </w:pPr>
    <w:r w:rsidRPr="006C0F06">
      <w:rPr>
        <w:rFonts w:cs="Times New Roman"/>
        <w:i/>
        <w:iCs/>
      </w:rPr>
      <w:t>B23DCCC152</w:t>
    </w:r>
    <w:r w:rsidRPr="006C0F06">
      <w:rPr>
        <w:rFonts w:cs="Times New Roman"/>
        <w:i/>
        <w:iCs/>
        <w:rPrChange w:id="190" w:author="Unknown" w:date="2024-12-04T00:59:00Z">
          <w:rPr>
            <w:rFonts w:cs="Times New Roman"/>
          </w:rPr>
        </w:rPrChange>
      </w:rPr>
      <w:ptab w:relativeTo="margin" w:alignment="center" w:leader="none"/>
    </w:r>
    <w:r w:rsidRPr="006C0F06">
      <w:rPr>
        <w:rFonts w:cs="Times New Roman"/>
      </w:rPr>
      <w:fldChar w:fldCharType="begin"/>
    </w:r>
    <w:r w:rsidRPr="006C0F06">
      <w:rPr>
        <w:rFonts w:cs="Times New Roman"/>
      </w:rPr>
      <w:instrText xml:space="preserve"> PAGE   \* MERGEFORMAT </w:instrText>
    </w:r>
    <w:r w:rsidRPr="006C0F06">
      <w:rPr>
        <w:rFonts w:cs="Times New Roman"/>
      </w:rPr>
      <w:fldChar w:fldCharType="separate"/>
    </w:r>
    <w:r w:rsidRPr="006C0F06">
      <w:rPr>
        <w:rFonts w:cs="Times New Roman"/>
        <w:noProof/>
      </w:rPr>
      <w:t>1</w:t>
    </w:r>
    <w:r w:rsidRPr="006C0F06">
      <w:rPr>
        <w:rFonts w:cs="Times New Roman"/>
        <w:noProof/>
      </w:rPr>
      <w:fldChar w:fldCharType="end"/>
    </w:r>
    <w:r w:rsidRPr="006C0F06">
      <w:rPr>
        <w:rFonts w:cs="Times New Roman"/>
        <w:i/>
        <w:iCs/>
        <w:rPrChange w:id="191" w:author="Unknown" w:date="2024-12-04T00:59:00Z">
          <w:rPr>
            <w:rFonts w:cs="Times New Roman"/>
          </w:rPr>
        </w:rPrChange>
      </w:rPr>
      <w:ptab w:relativeTo="margin" w:alignment="right" w:leader="none"/>
    </w:r>
    <w:r w:rsidRPr="006C0F06">
      <w:rPr>
        <w:rFonts w:cs="Times New Roman"/>
        <w:i/>
        <w:iCs/>
        <w:rPrChange w:id="192" w:author="Unknown" w:date="2024-12-04T00:59:00Z">
          <w:rPr>
            <w:rFonts w:cs="Times New Roman"/>
          </w:rPr>
        </w:rPrChange>
      </w:rPr>
      <w:t>D23CQCC04</w:t>
    </w:r>
    <w:r w:rsidRPr="006C0F06">
      <w:rPr>
        <w:i/>
        <w:iCs/>
        <w:rPrChange w:id="193" w:author="Unknown" w:date="2024-12-04T00:59:00Z">
          <w:rPr/>
        </w:rPrChange>
      </w:rPr>
      <w:t>-B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61686" w14:textId="77777777" w:rsidR="00992E15" w:rsidRDefault="00992E15" w:rsidP="00C27AD5">
      <w:pPr>
        <w:spacing w:after="0" w:line="240" w:lineRule="auto"/>
      </w:pPr>
      <w:r>
        <w:separator/>
      </w:r>
    </w:p>
  </w:footnote>
  <w:footnote w:type="continuationSeparator" w:id="0">
    <w:p w14:paraId="4F2ED717" w14:textId="77777777" w:rsidR="00992E15" w:rsidRDefault="00992E15" w:rsidP="00C27AD5">
      <w:pPr>
        <w:spacing w:after="0" w:line="240" w:lineRule="auto"/>
      </w:pPr>
      <w:r>
        <w:continuationSeparator/>
      </w:r>
    </w:p>
  </w:footnote>
  <w:footnote w:id="1">
    <w:p w14:paraId="4E999EC2" w14:textId="77777777" w:rsidR="007D1B0E" w:rsidRDefault="007D1B0E" w:rsidP="007D1B0E">
      <w:pPr>
        <w:pStyle w:val="FootnoteText"/>
      </w:pPr>
      <w:r>
        <w:rPr>
          <w:rStyle w:val="FootnoteReference"/>
        </w:rPr>
        <w:footnoteRef/>
      </w:r>
      <w:r>
        <w:t xml:space="preserve"> </w:t>
      </w:r>
      <w:r w:rsidRPr="00E143BC">
        <w:t>Information &amp; Communications Technologies</w:t>
      </w:r>
    </w:p>
  </w:footnote>
  <w:footnote w:id="2">
    <w:p w14:paraId="0B9485AE" w14:textId="51F6FA1D" w:rsidR="009D51CC" w:rsidRDefault="009D51CC" w:rsidP="009D51CC">
      <w:pPr>
        <w:pStyle w:val="FootnoteText"/>
        <w:ind w:firstLine="720"/>
      </w:pPr>
      <w:ins w:id="208" w:author="Unknown" w:date="2024-12-04T00:46:00Z">
        <w:r>
          <w:rPr>
            <w:rStyle w:val="FootnoteReference"/>
          </w:rPr>
          <w:footnoteRef/>
        </w:r>
        <w:r>
          <w:t xml:space="preserve"> Backtracking</w:t>
        </w:r>
      </w:ins>
    </w:p>
  </w:footnote>
  <w:footnote w:id="3">
    <w:p w14:paraId="33908D4B" w14:textId="14061E5E" w:rsidR="004A19E3" w:rsidRDefault="004A19E3">
      <w:pPr>
        <w:pStyle w:val="FootnoteText"/>
      </w:pPr>
      <w:ins w:id="222" w:author="Unknown" w:date="2024-12-04T00:48:00Z">
        <w:r>
          <w:rPr>
            <w:rStyle w:val="FootnoteReference"/>
          </w:rPr>
          <w:footnoteRef/>
        </w:r>
        <w:r>
          <w:t xml:space="preserve"> </w:t>
        </w:r>
        <w:r w:rsidRPr="004A19E3">
          <w:t>Telemedicine</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FF55" w14:textId="7962549D" w:rsidR="00281D79" w:rsidRDefault="00992E15">
    <w:pPr>
      <w:pStyle w:val="Header"/>
    </w:pPr>
    <w:r>
      <w:rPr>
        <w:noProof/>
      </w:rPr>
      <w:pict w14:anchorId="419B2E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47" o:spid="_x0000_s2050" type="#_x0000_t136" style="position:absolute;margin-left:0;margin-top:0;width:295.8pt;height:59.4pt;rotation:315;z-index:-251655168;mso-position-horizontal:center;mso-position-horizontal-relative:margin;mso-position-vertical:center;mso-position-vertical-relative:margin" o:allowincell="f" fillcolor="#f4b083 [1941]" stroked="f">
          <v:fill opacity=".5"/>
          <v:textpath style="font-family:&quot;Arial&quot;;font-size:54pt" string="Không Cop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8A0" w14:textId="1C188811" w:rsidR="00475C26" w:rsidRPr="00C260E3" w:rsidRDefault="00992E15">
    <w:pPr>
      <w:pStyle w:val="Header"/>
      <w:tabs>
        <w:tab w:val="clear" w:pos="4680"/>
        <w:tab w:val="clear" w:pos="9360"/>
        <w:tab w:val="right" w:pos="9072"/>
      </w:tabs>
      <w:rPr>
        <w:i/>
        <w:iCs/>
      </w:rPr>
      <w:pPrChange w:id="4" w:author="Unknown" w:date="2024-12-04T00:40:00Z">
        <w:pPr>
          <w:pStyle w:val="Header"/>
          <w:tabs>
            <w:tab w:val="clear" w:pos="4680"/>
            <w:tab w:val="clear" w:pos="9360"/>
            <w:tab w:val="left" w:pos="2146"/>
          </w:tabs>
        </w:pPr>
      </w:pPrChange>
    </w:pPr>
    <w:r>
      <w:rPr>
        <w:noProof/>
      </w:rPr>
      <w:pict w14:anchorId="2C56E19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48" o:spid="_x0000_s2051" type="#_x0000_t136" style="position:absolute;margin-left:0;margin-top:0;width:295.8pt;height:59.4pt;rotation:315;z-index:-251653120;mso-position-horizontal:center;mso-position-horizontal-relative:margin;mso-position-vertical:center;mso-position-vertical-relative:margin" o:allowincell="f" fillcolor="#f4b083 [1941]" stroked="f">
          <v:fill opacity=".5"/>
          <v:textpath style="font-family:&quot;Arial&quot;;font-size:54pt" string="Không Copy"/>
          <w10:wrap anchorx="margin" anchory="margin"/>
        </v:shape>
      </w:pict>
    </w:r>
    <w:ins w:id="5" w:author="Unknown" w:date="2024-12-04T00:40:00Z">
      <w:r w:rsidR="00287E29">
        <w:rPr>
          <w:i/>
          <w:iCs/>
        </w:rPr>
        <w:t>B23DCCC152</w:t>
      </w:r>
    </w:ins>
    <w:del w:id="6" w:author="Unknown">
      <w:r w:rsidR="00C260E3" w:rsidRPr="00C260E3" w:rsidDel="00F41EBE">
        <w:rPr>
          <w:i/>
          <w:iCs/>
        </w:rPr>
        <w:delText>B23DCCC152</w:delText>
      </w:r>
      <w:r w:rsidR="00C260E3" w:rsidDel="00F41EBE">
        <w:ptab w:relativeTo="margin" w:alignment="center" w:leader="none"/>
      </w:r>
      <w:r w:rsidR="00C260E3" w:rsidDel="00F41EBE">
        <w:ptab w:relativeTo="margin" w:alignment="right" w:leader="none"/>
      </w:r>
      <w:r w:rsidR="00C260E3" w:rsidRPr="00C260E3" w:rsidDel="00F41EBE">
        <w:rPr>
          <w:i/>
          <w:iCs/>
        </w:rPr>
        <w:delText>2/12/2024</w:delText>
      </w:r>
    </w:del>
    <w:ins w:id="7" w:author="Unknown" w:date="2024-12-04T00:40:00Z">
      <w:r w:rsidR="007A7177">
        <w:rPr>
          <w:i/>
          <w:iCs/>
        </w:rPr>
        <w:tab/>
        <w:t>3/12/2024</w: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F2EFF" w14:textId="21E87213" w:rsidR="00281D79" w:rsidRDefault="00992E15">
    <w:pPr>
      <w:pStyle w:val="Header"/>
    </w:pPr>
    <w:r>
      <w:rPr>
        <w:noProof/>
      </w:rPr>
      <w:pict w14:anchorId="1A5DF7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46" o:spid="_x0000_s2049" type="#_x0000_t136" style="position:absolute;margin-left:0;margin-top:0;width:295.8pt;height:59.4pt;rotation:315;z-index:-251657216;mso-position-horizontal:center;mso-position-horizontal-relative:margin;mso-position-vertical:center;mso-position-vertical-relative:margin" o:allowincell="f" fillcolor="#f4b083 [1941]" stroked="f">
          <v:fill opacity=".5"/>
          <v:textpath style="font-family:&quot;Arial&quot;;font-size:54pt" string="Không Copy"/>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D06B" w14:textId="2571A22C" w:rsidR="00281D79" w:rsidRDefault="00992E15">
    <w:pPr>
      <w:pStyle w:val="Header"/>
    </w:pPr>
    <w:r>
      <w:rPr>
        <w:noProof/>
      </w:rPr>
      <w:pict w14:anchorId="2EC70E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50" o:spid="_x0000_s2053" type="#_x0000_t136" style="position:absolute;margin-left:0;margin-top:0;width:295.8pt;height:59.4pt;rotation:315;z-index:-251649024;mso-position-horizontal:center;mso-position-horizontal-relative:margin;mso-position-vertical:center;mso-position-vertical-relative:margin" o:allowincell="f" fillcolor="#f4b083 [1941]" stroked="f">
          <v:fill opacity=".5"/>
          <v:textpath style="font-family:&quot;Arial&quot;;font-size:54pt" string="Không Copy"/>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C0B75" w14:textId="205A3E97" w:rsidR="00281D79" w:rsidRPr="0032260C" w:rsidRDefault="006733B5">
    <w:pPr>
      <w:pStyle w:val="Header"/>
      <w:rPr>
        <w:i/>
        <w:iCs/>
      </w:rPr>
    </w:pPr>
    <w:r w:rsidRPr="0032260C">
      <w:rPr>
        <w:i/>
        <w:iCs/>
      </w:rPr>
      <w:t>B23DCCC152</w:t>
    </w:r>
    <w:r w:rsidRPr="0032260C">
      <w:rPr>
        <w:i/>
        <w:iCs/>
      </w:rPr>
      <w:ptab w:relativeTo="margin" w:alignment="center" w:leader="none"/>
    </w:r>
    <w:r w:rsidRPr="0032260C">
      <w:rPr>
        <w:i/>
        <w:iCs/>
      </w:rPr>
      <w:ptab w:relativeTo="margin" w:alignment="right" w:leader="none"/>
    </w:r>
    <w:r w:rsidRPr="0032260C">
      <w:rPr>
        <w:i/>
        <w:iCs/>
      </w:rPr>
      <w:t>3</w:t>
    </w:r>
    <w:r w:rsidR="00992E15">
      <w:rPr>
        <w:i/>
        <w:iCs/>
        <w:noProof/>
      </w:rPr>
      <w:pict w14:anchorId="729914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51" o:spid="_x0000_s2054" type="#_x0000_t136" style="position:absolute;margin-left:0;margin-top:0;width:295.8pt;height:59.4pt;rotation:315;z-index:-251646976;mso-position-horizontal:center;mso-position-horizontal-relative:margin;mso-position-vertical:center;mso-position-vertical-relative:margin" o:allowincell="f" fillcolor="#f4b083 [1941]" stroked="f">
          <v:fill opacity=".5"/>
          <v:textpath style="font-family:&quot;Arial&quot;;font-size:54pt" string="Không Copy"/>
          <w10:wrap anchorx="margin" anchory="margin"/>
        </v:shape>
      </w:pict>
    </w:r>
    <w:r w:rsidRPr="0032260C">
      <w:rPr>
        <w:i/>
        <w:iCs/>
      </w:rPr>
      <w:t>/12/2024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421EB" w14:textId="060A6FC8" w:rsidR="00281D79" w:rsidRDefault="00992E15">
    <w:pPr>
      <w:pStyle w:val="Header"/>
    </w:pPr>
    <w:r>
      <w:rPr>
        <w:noProof/>
      </w:rPr>
      <w:pict w14:anchorId="2EBF90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49" o:spid="_x0000_s2052" type="#_x0000_t136" style="position:absolute;margin-left:0;margin-top:0;width:295.8pt;height:59.4pt;rotation:315;z-index:-251651072;mso-position-horizontal:center;mso-position-horizontal-relative:margin;mso-position-vertical:center;mso-position-vertical-relative:margin" o:allowincell="f" fillcolor="#f4b083 [1941]" stroked="f">
          <v:fill opacity=".5"/>
          <v:textpath style="font-family:&quot;Arial&quot;;font-size:54pt" string="Không Copy"/>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D8529" w14:textId="4686D6E5" w:rsidR="00281D79" w:rsidRDefault="00992E15">
    <w:pPr>
      <w:pStyle w:val="Header"/>
    </w:pPr>
    <w:r>
      <w:rPr>
        <w:noProof/>
      </w:rPr>
      <w:pict w14:anchorId="66EA533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53" o:spid="_x0000_s2056" type="#_x0000_t136" style="position:absolute;margin-left:0;margin-top:0;width:295.8pt;height:59.4pt;rotation:315;z-index:-251642880;mso-position-horizontal:center;mso-position-horizontal-relative:margin;mso-position-vertical:center;mso-position-vertical-relative:margin" o:allowincell="f" fillcolor="#f4b083 [1941]" stroked="f">
          <v:fill opacity=".5"/>
          <v:textpath style="font-family:&quot;Arial&quot;;font-size:54pt" string="Không Copy"/>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43369" w14:textId="70188106" w:rsidR="00281D79" w:rsidRPr="006733B5" w:rsidRDefault="008C4C4E">
    <w:pPr>
      <w:pStyle w:val="Header"/>
      <w:rPr>
        <w:i/>
        <w:iCs/>
      </w:rPr>
    </w:pPr>
    <w:r w:rsidRPr="008C4C4E">
      <w:rPr>
        <w:rFonts w:cs="Times New Roman"/>
        <w:i/>
        <w:iCs/>
      </w:rPr>
      <w:t>B23DCCC152</w:t>
    </w:r>
    <w:r w:rsidRPr="008C4C4E">
      <w:rPr>
        <w:rFonts w:cs="Times New Roman"/>
        <w:i/>
        <w:iCs/>
      </w:rPr>
      <w:ptab w:relativeTo="margin" w:alignment="center" w:leader="none"/>
    </w:r>
    <w:r>
      <w:ptab w:relativeTo="margin" w:alignment="right" w:leader="none"/>
    </w:r>
    <w:r w:rsidR="00992E15">
      <w:rPr>
        <w:i/>
        <w:iCs/>
        <w:noProof/>
      </w:rPr>
      <w:pict w14:anchorId="361DD9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54" o:spid="_x0000_s2057" type="#_x0000_t136" style="position:absolute;margin-left:0;margin-top:0;width:295.8pt;height:59.4pt;rotation:315;z-index:-251640832;mso-position-horizontal:center;mso-position-horizontal-relative:margin;mso-position-vertical:center;mso-position-vertical-relative:margin" o:allowincell="f" fillcolor="#f4b083 [1941]" stroked="f">
          <v:fill opacity=".5"/>
          <v:textpath style="font-family:&quot;Arial&quot;;font-size:54pt" string="Không Copy"/>
          <w10:wrap anchorx="margin" anchory="margin"/>
        </v:shape>
      </w:pict>
    </w:r>
    <w:r w:rsidR="006733B5" w:rsidRPr="006733B5">
      <w:rPr>
        <w:i/>
        <w:iCs/>
      </w:rPr>
      <w:t>3/12/2024</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323BF" w14:textId="298EF394" w:rsidR="00281D79" w:rsidRDefault="00992E15">
    <w:pPr>
      <w:pStyle w:val="Header"/>
    </w:pPr>
    <w:r>
      <w:rPr>
        <w:noProof/>
      </w:rPr>
      <w:pict w14:anchorId="352362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52" o:spid="_x0000_s2055" type="#_x0000_t136" style="position:absolute;margin-left:0;margin-top:0;width:295.8pt;height:59.4pt;rotation:315;z-index:-251644928;mso-position-horizontal:center;mso-position-horizontal-relative:margin;mso-position-vertical:center;mso-position-vertical-relative:margin" o:allowincell="f" fillcolor="#f4b083 [1941]" stroked="f">
          <v:fill opacity=".5"/>
          <v:textpath style="font-family:&quot;Arial&quot;;font-size:54pt" string="Không Cop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4133"/>
    <w:multiLevelType w:val="multilevel"/>
    <w:tmpl w:val="32B26694"/>
    <w:lvl w:ilvl="0">
      <w:start w:val="1"/>
      <w:numFmt w:val="upperRoman"/>
      <w:suff w:val="nothing"/>
      <w:lvlText w:val="%1."/>
      <w:lvlJc w:val="left"/>
      <w:pPr>
        <w:ind w:left="1436" w:hanging="1436"/>
      </w:pPr>
      <w:rPr>
        <w:rFonts w:ascii="Times New Roman" w:hAnsi="Times New Roman" w:hint="default"/>
        <w:b/>
        <w:i w:val="0"/>
        <w:sz w:val="28"/>
        <w:u w:val="single"/>
      </w:rPr>
    </w:lvl>
    <w:lvl w:ilvl="1">
      <w:start w:val="1"/>
      <w:numFmt w:val="decimal"/>
      <w:suff w:val="nothing"/>
      <w:lvlText w:val="%2."/>
      <w:lvlJc w:val="left"/>
      <w:pPr>
        <w:ind w:left="2156" w:hanging="2156"/>
      </w:pPr>
      <w:rPr>
        <w:rFonts w:hint="default"/>
      </w:rPr>
    </w:lvl>
    <w:lvl w:ilvl="2">
      <w:start w:val="1"/>
      <w:numFmt w:val="lowerRoman"/>
      <w:lvlText w:val="%3."/>
      <w:lvlJc w:val="right"/>
      <w:pPr>
        <w:ind w:left="2876" w:hanging="180"/>
      </w:pPr>
      <w:rPr>
        <w:rFonts w:hint="default"/>
      </w:rPr>
    </w:lvl>
    <w:lvl w:ilvl="3">
      <w:start w:val="1"/>
      <w:numFmt w:val="decimal"/>
      <w:lvlText w:val="%4."/>
      <w:lvlJc w:val="left"/>
      <w:pPr>
        <w:ind w:left="3596" w:hanging="360"/>
      </w:pPr>
      <w:rPr>
        <w:rFonts w:hint="default"/>
      </w:rPr>
    </w:lvl>
    <w:lvl w:ilvl="4">
      <w:start w:val="1"/>
      <w:numFmt w:val="lowerLetter"/>
      <w:lvlText w:val="%5."/>
      <w:lvlJc w:val="left"/>
      <w:pPr>
        <w:ind w:left="4316" w:hanging="360"/>
      </w:pPr>
      <w:rPr>
        <w:rFonts w:hint="default"/>
      </w:rPr>
    </w:lvl>
    <w:lvl w:ilvl="5">
      <w:start w:val="1"/>
      <w:numFmt w:val="lowerRoman"/>
      <w:lvlText w:val="%6."/>
      <w:lvlJc w:val="right"/>
      <w:pPr>
        <w:ind w:left="5036" w:hanging="180"/>
      </w:pPr>
      <w:rPr>
        <w:rFonts w:hint="default"/>
      </w:rPr>
    </w:lvl>
    <w:lvl w:ilvl="6">
      <w:start w:val="1"/>
      <w:numFmt w:val="decimal"/>
      <w:lvlText w:val="%7."/>
      <w:lvlJc w:val="left"/>
      <w:pPr>
        <w:ind w:left="5756" w:hanging="360"/>
      </w:pPr>
      <w:rPr>
        <w:rFonts w:hint="default"/>
      </w:rPr>
    </w:lvl>
    <w:lvl w:ilvl="7">
      <w:start w:val="1"/>
      <w:numFmt w:val="lowerLetter"/>
      <w:lvlText w:val="%8."/>
      <w:lvlJc w:val="left"/>
      <w:pPr>
        <w:ind w:left="6476" w:hanging="360"/>
      </w:pPr>
      <w:rPr>
        <w:rFonts w:hint="default"/>
      </w:rPr>
    </w:lvl>
    <w:lvl w:ilvl="8">
      <w:start w:val="1"/>
      <w:numFmt w:val="lowerRoman"/>
      <w:lvlText w:val="%9."/>
      <w:lvlJc w:val="right"/>
      <w:pPr>
        <w:ind w:left="7196" w:hanging="180"/>
      </w:pPr>
      <w:rPr>
        <w:rFonts w:hint="default"/>
      </w:rPr>
    </w:lvl>
  </w:abstractNum>
  <w:abstractNum w:abstractNumId="1" w15:restartNumberingAfterBreak="0">
    <w:nsid w:val="0DF9403B"/>
    <w:multiLevelType w:val="multilevel"/>
    <w:tmpl w:val="59D0F318"/>
    <w:lvl w:ilvl="0">
      <w:start w:val="1"/>
      <w:numFmt w:val="upperRoman"/>
      <w:suff w:val="nothing"/>
      <w:lvlText w:val="%1."/>
      <w:lvlJc w:val="left"/>
      <w:pPr>
        <w:ind w:left="1436" w:hanging="1436"/>
      </w:pPr>
      <w:rPr>
        <w:rFonts w:ascii="Times New Roman" w:hAnsi="Times New Roman" w:hint="default"/>
        <w:b/>
        <w:i w:val="0"/>
        <w:sz w:val="28"/>
        <w:u w:val="single"/>
      </w:rPr>
    </w:lvl>
    <w:lvl w:ilvl="1">
      <w:start w:val="1"/>
      <w:numFmt w:val="lowerLetter"/>
      <w:lvlText w:val="%2."/>
      <w:lvlJc w:val="left"/>
      <w:pPr>
        <w:ind w:left="2156" w:hanging="360"/>
      </w:pPr>
      <w:rPr>
        <w:rFonts w:hint="default"/>
      </w:rPr>
    </w:lvl>
    <w:lvl w:ilvl="2">
      <w:start w:val="1"/>
      <w:numFmt w:val="lowerRoman"/>
      <w:lvlText w:val="%3."/>
      <w:lvlJc w:val="right"/>
      <w:pPr>
        <w:ind w:left="2876" w:hanging="180"/>
      </w:pPr>
      <w:rPr>
        <w:rFonts w:hint="default"/>
      </w:rPr>
    </w:lvl>
    <w:lvl w:ilvl="3">
      <w:start w:val="1"/>
      <w:numFmt w:val="decimal"/>
      <w:lvlText w:val="%4."/>
      <w:lvlJc w:val="left"/>
      <w:pPr>
        <w:ind w:left="3596" w:hanging="360"/>
      </w:pPr>
      <w:rPr>
        <w:rFonts w:hint="default"/>
      </w:rPr>
    </w:lvl>
    <w:lvl w:ilvl="4">
      <w:start w:val="1"/>
      <w:numFmt w:val="lowerLetter"/>
      <w:lvlText w:val="%5."/>
      <w:lvlJc w:val="left"/>
      <w:pPr>
        <w:ind w:left="4316" w:hanging="360"/>
      </w:pPr>
      <w:rPr>
        <w:rFonts w:hint="default"/>
      </w:rPr>
    </w:lvl>
    <w:lvl w:ilvl="5">
      <w:start w:val="1"/>
      <w:numFmt w:val="lowerRoman"/>
      <w:lvlText w:val="%6."/>
      <w:lvlJc w:val="right"/>
      <w:pPr>
        <w:ind w:left="5036" w:hanging="180"/>
      </w:pPr>
      <w:rPr>
        <w:rFonts w:hint="default"/>
      </w:rPr>
    </w:lvl>
    <w:lvl w:ilvl="6">
      <w:start w:val="1"/>
      <w:numFmt w:val="decimal"/>
      <w:lvlText w:val="%7."/>
      <w:lvlJc w:val="left"/>
      <w:pPr>
        <w:ind w:left="5756" w:hanging="360"/>
      </w:pPr>
      <w:rPr>
        <w:rFonts w:hint="default"/>
      </w:rPr>
    </w:lvl>
    <w:lvl w:ilvl="7">
      <w:start w:val="1"/>
      <w:numFmt w:val="lowerLetter"/>
      <w:lvlText w:val="%8."/>
      <w:lvlJc w:val="left"/>
      <w:pPr>
        <w:ind w:left="6476" w:hanging="360"/>
      </w:pPr>
      <w:rPr>
        <w:rFonts w:hint="default"/>
      </w:rPr>
    </w:lvl>
    <w:lvl w:ilvl="8">
      <w:start w:val="1"/>
      <w:numFmt w:val="lowerRoman"/>
      <w:lvlText w:val="%9."/>
      <w:lvlJc w:val="right"/>
      <w:pPr>
        <w:ind w:left="7196" w:hanging="180"/>
      </w:pPr>
      <w:rPr>
        <w:rFonts w:hint="default"/>
      </w:rPr>
    </w:lvl>
  </w:abstractNum>
  <w:abstractNum w:abstractNumId="2" w15:restartNumberingAfterBreak="0">
    <w:nsid w:val="1F165371"/>
    <w:multiLevelType w:val="multilevel"/>
    <w:tmpl w:val="7C2E64EE"/>
    <w:lvl w:ilvl="0">
      <w:start w:val="1"/>
      <w:numFmt w:val="decimal"/>
      <w:suff w:val="space"/>
      <w:lvlText w:val="CHƯƠNG %1:"/>
      <w:lvlJc w:val="left"/>
      <w:pPr>
        <w:ind w:left="357" w:hanging="357"/>
      </w:pPr>
      <w:rPr>
        <w:rFonts w:ascii="Times New Roman" w:hAnsi="Times New Roman" w:hint="default"/>
        <w:b/>
        <w:i w:val="0"/>
        <w:sz w:val="36"/>
      </w:rPr>
    </w:lvl>
    <w:lvl w:ilvl="1">
      <w:start w:val="1"/>
      <w:numFmt w:val="decimal"/>
      <w:suff w:val="space"/>
      <w:lvlText w:val="%1.%2."/>
      <w:lvlJc w:val="left"/>
      <w:pPr>
        <w:ind w:left="716" w:hanging="432"/>
      </w:pPr>
      <w:rPr>
        <w:rFonts w:ascii="Times New Roman" w:hAnsi="Times New Roman" w:hint="default"/>
        <w:b w:val="0"/>
        <w:bCs w:val="0"/>
        <w:sz w:val="32"/>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19177E7"/>
    <w:multiLevelType w:val="hybridMultilevel"/>
    <w:tmpl w:val="7BB2C7D2"/>
    <w:lvl w:ilvl="0" w:tplc="90709F8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EEA1032"/>
    <w:multiLevelType w:val="multilevel"/>
    <w:tmpl w:val="C07E4B3A"/>
    <w:lvl w:ilvl="0">
      <w:start w:val="1"/>
      <w:numFmt w:val="decimal"/>
      <w:suff w:val="space"/>
      <w:lvlText w:val="CHƯƠNG %1:"/>
      <w:lvlJc w:val="left"/>
      <w:pPr>
        <w:ind w:left="357" w:hanging="357"/>
      </w:pPr>
      <w:rPr>
        <w:rFonts w:ascii="Times New Roman" w:hAnsi="Times New Roman" w:hint="default"/>
        <w:b/>
        <w:i w:val="0"/>
        <w:sz w:val="36"/>
      </w:rPr>
    </w:lvl>
    <w:lvl w:ilvl="1">
      <w:start w:val="1"/>
      <w:numFmt w:val="decimal"/>
      <w:suff w:val="space"/>
      <w:lvlText w:val="%1.%2."/>
      <w:lvlJc w:val="left"/>
      <w:pPr>
        <w:ind w:left="792" w:hanging="432"/>
      </w:pPr>
      <w:rPr>
        <w:rFonts w:ascii="Times New Roman" w:hAnsi="Times New Roman" w:hint="default"/>
        <w:sz w:val="32"/>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1B8283F"/>
    <w:multiLevelType w:val="multilevel"/>
    <w:tmpl w:val="43268F10"/>
    <w:lvl w:ilvl="0">
      <w:start w:val="1"/>
      <w:numFmt w:val="decimal"/>
      <w:suff w:val="space"/>
      <w:lvlText w:val="CHƯƠNG %1:"/>
      <w:lvlJc w:val="left"/>
      <w:pPr>
        <w:ind w:left="357" w:hanging="357"/>
      </w:pPr>
      <w:rPr>
        <w:rFonts w:ascii="Times New Roman" w:hAnsi="Times New Roman" w:hint="default"/>
        <w:b/>
        <w:i w:val="0"/>
        <w:sz w:val="36"/>
      </w:rPr>
    </w:lvl>
    <w:lvl w:ilvl="1">
      <w:start w:val="1"/>
      <w:numFmt w:val="decimal"/>
      <w:suff w:val="space"/>
      <w:lvlText w:val="%1.%2."/>
      <w:lvlJc w:val="left"/>
      <w:pPr>
        <w:ind w:left="792" w:hanging="432"/>
      </w:pPr>
      <w:rPr>
        <w:rFonts w:ascii="Times New Roman" w:hAnsi="Times New Roman" w:hint="default"/>
        <w:sz w:val="32"/>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CF5BA9"/>
    <w:multiLevelType w:val="hybridMultilevel"/>
    <w:tmpl w:val="93C43BC2"/>
    <w:lvl w:ilvl="0" w:tplc="F4865822">
      <w:start w:val="1"/>
      <w:numFmt w:val="bullet"/>
      <w:suff w:val="space"/>
      <w:lvlText w:val="-"/>
      <w:lvlJc w:val="left"/>
      <w:pPr>
        <w:ind w:left="284" w:hanging="284"/>
      </w:pPr>
      <w:rPr>
        <w:rFonts w:ascii="Times New Roman" w:eastAsiaTheme="minorHAnsi"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39D85911"/>
    <w:multiLevelType w:val="multilevel"/>
    <w:tmpl w:val="DFD4456C"/>
    <w:lvl w:ilvl="0">
      <w:start w:val="1"/>
      <w:numFmt w:val="decimal"/>
      <w:suff w:val="space"/>
      <w:lvlText w:val="Chương %1"/>
      <w:lvlJc w:val="left"/>
      <w:pPr>
        <w:ind w:left="357" w:hanging="357"/>
      </w:pPr>
      <w:rPr>
        <w:rFonts w:ascii="Times New Roman" w:hAnsi="Times New Roman" w:hint="default"/>
        <w:b/>
        <w:i w:val="0"/>
        <w:sz w:val="36"/>
      </w:rPr>
    </w:lvl>
    <w:lvl w:ilvl="1">
      <w:start w:val="1"/>
      <w:numFmt w:val="decimal"/>
      <w:suff w:val="space"/>
      <w:lvlText w:val="%1.%2."/>
      <w:lvlJc w:val="left"/>
      <w:pPr>
        <w:ind w:left="792" w:hanging="432"/>
      </w:pPr>
      <w:rPr>
        <w:rFonts w:ascii="Times New Roman" w:hAnsi="Times New Roman"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DBC2368"/>
    <w:multiLevelType w:val="multilevel"/>
    <w:tmpl w:val="59D0F318"/>
    <w:lvl w:ilvl="0">
      <w:start w:val="1"/>
      <w:numFmt w:val="upperRoman"/>
      <w:suff w:val="nothing"/>
      <w:lvlText w:val="%1."/>
      <w:lvlJc w:val="left"/>
      <w:pPr>
        <w:ind w:left="1436" w:hanging="1436"/>
      </w:pPr>
      <w:rPr>
        <w:rFonts w:ascii="Times New Roman" w:hAnsi="Times New Roman" w:hint="default"/>
        <w:b/>
        <w:i w:val="0"/>
        <w:sz w:val="28"/>
        <w:u w:val="single"/>
      </w:rPr>
    </w:lvl>
    <w:lvl w:ilvl="1">
      <w:start w:val="1"/>
      <w:numFmt w:val="lowerLetter"/>
      <w:lvlText w:val="%2."/>
      <w:lvlJc w:val="left"/>
      <w:pPr>
        <w:ind w:left="2156" w:hanging="360"/>
      </w:pPr>
      <w:rPr>
        <w:rFonts w:hint="default"/>
      </w:rPr>
    </w:lvl>
    <w:lvl w:ilvl="2">
      <w:start w:val="1"/>
      <w:numFmt w:val="lowerRoman"/>
      <w:lvlText w:val="%3."/>
      <w:lvlJc w:val="right"/>
      <w:pPr>
        <w:ind w:left="2876" w:hanging="180"/>
      </w:pPr>
      <w:rPr>
        <w:rFonts w:hint="default"/>
      </w:rPr>
    </w:lvl>
    <w:lvl w:ilvl="3">
      <w:start w:val="1"/>
      <w:numFmt w:val="decimal"/>
      <w:lvlText w:val="%4."/>
      <w:lvlJc w:val="left"/>
      <w:pPr>
        <w:ind w:left="3596" w:hanging="360"/>
      </w:pPr>
      <w:rPr>
        <w:rFonts w:hint="default"/>
      </w:rPr>
    </w:lvl>
    <w:lvl w:ilvl="4">
      <w:start w:val="1"/>
      <w:numFmt w:val="lowerLetter"/>
      <w:lvlText w:val="%5."/>
      <w:lvlJc w:val="left"/>
      <w:pPr>
        <w:ind w:left="4316" w:hanging="360"/>
      </w:pPr>
      <w:rPr>
        <w:rFonts w:hint="default"/>
      </w:rPr>
    </w:lvl>
    <w:lvl w:ilvl="5">
      <w:start w:val="1"/>
      <w:numFmt w:val="lowerRoman"/>
      <w:lvlText w:val="%6."/>
      <w:lvlJc w:val="right"/>
      <w:pPr>
        <w:ind w:left="5036" w:hanging="180"/>
      </w:pPr>
      <w:rPr>
        <w:rFonts w:hint="default"/>
      </w:rPr>
    </w:lvl>
    <w:lvl w:ilvl="6">
      <w:start w:val="1"/>
      <w:numFmt w:val="decimal"/>
      <w:lvlText w:val="%7."/>
      <w:lvlJc w:val="left"/>
      <w:pPr>
        <w:ind w:left="5756" w:hanging="360"/>
      </w:pPr>
      <w:rPr>
        <w:rFonts w:hint="default"/>
      </w:rPr>
    </w:lvl>
    <w:lvl w:ilvl="7">
      <w:start w:val="1"/>
      <w:numFmt w:val="lowerLetter"/>
      <w:lvlText w:val="%8."/>
      <w:lvlJc w:val="left"/>
      <w:pPr>
        <w:ind w:left="6476" w:hanging="360"/>
      </w:pPr>
      <w:rPr>
        <w:rFonts w:hint="default"/>
      </w:rPr>
    </w:lvl>
    <w:lvl w:ilvl="8">
      <w:start w:val="1"/>
      <w:numFmt w:val="lowerRoman"/>
      <w:lvlText w:val="%9."/>
      <w:lvlJc w:val="right"/>
      <w:pPr>
        <w:ind w:left="7196" w:hanging="180"/>
      </w:pPr>
      <w:rPr>
        <w:rFonts w:hint="default"/>
      </w:rPr>
    </w:lvl>
  </w:abstractNum>
  <w:abstractNum w:abstractNumId="9" w15:restartNumberingAfterBreak="0">
    <w:nsid w:val="44663518"/>
    <w:multiLevelType w:val="hybridMultilevel"/>
    <w:tmpl w:val="07D24BC4"/>
    <w:lvl w:ilvl="0" w:tplc="F32A320A">
      <w:start w:val="1"/>
      <w:numFmt w:val="upperRoman"/>
      <w:lvlText w:val="%1."/>
      <w:lvlJc w:val="left"/>
      <w:pPr>
        <w:ind w:left="1436" w:hanging="360"/>
      </w:pPr>
      <w:rPr>
        <w:rFonts w:ascii="Times New Roman" w:hAnsi="Times New Roman" w:hint="default"/>
        <w:b/>
        <w:i w:val="0"/>
        <w:sz w:val="28"/>
        <w:u w:val="none"/>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10" w15:restartNumberingAfterBreak="0">
    <w:nsid w:val="51B73231"/>
    <w:multiLevelType w:val="hybridMultilevel"/>
    <w:tmpl w:val="8474E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A0E1A"/>
    <w:multiLevelType w:val="hybridMultilevel"/>
    <w:tmpl w:val="17A6BD9A"/>
    <w:lvl w:ilvl="0" w:tplc="0409001B">
      <w:start w:val="1"/>
      <w:numFmt w:val="lowerRoman"/>
      <w:lvlText w:val="%1."/>
      <w:lvlJc w:val="righ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8A60EF9"/>
    <w:multiLevelType w:val="hybridMultilevel"/>
    <w:tmpl w:val="56B01C70"/>
    <w:lvl w:ilvl="0" w:tplc="E1C60BB0">
      <w:start w:val="1"/>
      <w:numFmt w:val="bullet"/>
      <w:lvlText w:val=""/>
      <w:lvlJc w:val="left"/>
      <w:pPr>
        <w:ind w:left="1797" w:hanging="360"/>
      </w:pPr>
      <w:rPr>
        <w:rFonts w:ascii="Symbol" w:hAnsi="Symbol" w:hint="default"/>
        <w:color w:val="auto"/>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num w:numId="1">
    <w:abstractNumId w:val="7"/>
  </w:num>
  <w:num w:numId="2">
    <w:abstractNumId w:val="12"/>
  </w:num>
  <w:num w:numId="3">
    <w:abstractNumId w:val="2"/>
  </w:num>
  <w:num w:numId="4">
    <w:abstractNumId w:val="6"/>
  </w:num>
  <w:num w:numId="5">
    <w:abstractNumId w:val="11"/>
  </w:num>
  <w:num w:numId="6">
    <w:abstractNumId w:val="5"/>
  </w:num>
  <w:num w:numId="7">
    <w:abstractNumId w:val="4"/>
  </w:num>
  <w:num w:numId="8">
    <w:abstractNumId w:val="9"/>
  </w:num>
  <w:num w:numId="9">
    <w:abstractNumId w:val="8"/>
  </w:num>
  <w:num w:numId="10">
    <w:abstractNumId w:val="0"/>
  </w:num>
  <w:num w:numId="11">
    <w:abstractNumId w:val="1"/>
  </w:num>
  <w:num w:numId="12">
    <w:abstractNumId w:val="10"/>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anh nguyen">
    <w15:presenceInfo w15:providerId="Windows Live" w15:userId="8ced7b4c42e949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grammar="clean"/>
  <w:trackRevisions/>
  <w:defaultTabStop w:val="720"/>
  <w:drawingGridHorizontalSpacing w:val="120"/>
  <w:displayHorizontalDrawingGridEvery w:val="2"/>
  <w:displayVertic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AD5"/>
    <w:rsid w:val="000059FD"/>
    <w:rsid w:val="0000711A"/>
    <w:rsid w:val="00012FDB"/>
    <w:rsid w:val="00025A13"/>
    <w:rsid w:val="00050521"/>
    <w:rsid w:val="000530AF"/>
    <w:rsid w:val="0007580F"/>
    <w:rsid w:val="00084B3C"/>
    <w:rsid w:val="00087A5A"/>
    <w:rsid w:val="00094599"/>
    <w:rsid w:val="000A55D8"/>
    <w:rsid w:val="000A7B7B"/>
    <w:rsid w:val="000B525C"/>
    <w:rsid w:val="000C5245"/>
    <w:rsid w:val="000E3DF0"/>
    <w:rsid w:val="0010137B"/>
    <w:rsid w:val="00111D1B"/>
    <w:rsid w:val="001169FD"/>
    <w:rsid w:val="00126054"/>
    <w:rsid w:val="00153AA5"/>
    <w:rsid w:val="00191A03"/>
    <w:rsid w:val="00192296"/>
    <w:rsid w:val="0019387A"/>
    <w:rsid w:val="001958C4"/>
    <w:rsid w:val="001A7A1A"/>
    <w:rsid w:val="001B4E15"/>
    <w:rsid w:val="001E20CD"/>
    <w:rsid w:val="001F17B7"/>
    <w:rsid w:val="001F44C0"/>
    <w:rsid w:val="00210CF8"/>
    <w:rsid w:val="002151A2"/>
    <w:rsid w:val="00224FD7"/>
    <w:rsid w:val="0023066C"/>
    <w:rsid w:val="00243D0E"/>
    <w:rsid w:val="00247020"/>
    <w:rsid w:val="00264DA0"/>
    <w:rsid w:val="00272505"/>
    <w:rsid w:val="00281D79"/>
    <w:rsid w:val="00282796"/>
    <w:rsid w:val="00287E29"/>
    <w:rsid w:val="00296E8A"/>
    <w:rsid w:val="002A3538"/>
    <w:rsid w:val="002E721D"/>
    <w:rsid w:val="002F32BF"/>
    <w:rsid w:val="002F6978"/>
    <w:rsid w:val="00303146"/>
    <w:rsid w:val="0032260C"/>
    <w:rsid w:val="00335FAC"/>
    <w:rsid w:val="00344DBC"/>
    <w:rsid w:val="00345A24"/>
    <w:rsid w:val="003503D5"/>
    <w:rsid w:val="003567ED"/>
    <w:rsid w:val="00357BF5"/>
    <w:rsid w:val="00371F19"/>
    <w:rsid w:val="00375BEE"/>
    <w:rsid w:val="00395D74"/>
    <w:rsid w:val="003A1C9B"/>
    <w:rsid w:val="003B3179"/>
    <w:rsid w:val="003B5CF7"/>
    <w:rsid w:val="003C2C8F"/>
    <w:rsid w:val="003C40BF"/>
    <w:rsid w:val="003C561B"/>
    <w:rsid w:val="003D5ACD"/>
    <w:rsid w:val="00406B85"/>
    <w:rsid w:val="00422B9E"/>
    <w:rsid w:val="00422ECB"/>
    <w:rsid w:val="004317E7"/>
    <w:rsid w:val="004538CD"/>
    <w:rsid w:val="0047467C"/>
    <w:rsid w:val="00475C26"/>
    <w:rsid w:val="004773D1"/>
    <w:rsid w:val="004911D5"/>
    <w:rsid w:val="004A19E3"/>
    <w:rsid w:val="004A59C4"/>
    <w:rsid w:val="004B2D05"/>
    <w:rsid w:val="004C1089"/>
    <w:rsid w:val="004C47D2"/>
    <w:rsid w:val="004C7ECF"/>
    <w:rsid w:val="004D1261"/>
    <w:rsid w:val="00513BFE"/>
    <w:rsid w:val="00517F91"/>
    <w:rsid w:val="005347A0"/>
    <w:rsid w:val="005409BC"/>
    <w:rsid w:val="005431EE"/>
    <w:rsid w:val="005449B4"/>
    <w:rsid w:val="0054539E"/>
    <w:rsid w:val="00555863"/>
    <w:rsid w:val="005730C4"/>
    <w:rsid w:val="00592DAE"/>
    <w:rsid w:val="00596DD7"/>
    <w:rsid w:val="005A180E"/>
    <w:rsid w:val="005C1CC4"/>
    <w:rsid w:val="005E0D35"/>
    <w:rsid w:val="006173E9"/>
    <w:rsid w:val="00635EE7"/>
    <w:rsid w:val="006733B5"/>
    <w:rsid w:val="006765F4"/>
    <w:rsid w:val="006C0F06"/>
    <w:rsid w:val="006C2996"/>
    <w:rsid w:val="006C4ACC"/>
    <w:rsid w:val="006D14FA"/>
    <w:rsid w:val="006D3833"/>
    <w:rsid w:val="006F5ED7"/>
    <w:rsid w:val="006F6CF6"/>
    <w:rsid w:val="007247C5"/>
    <w:rsid w:val="0072602D"/>
    <w:rsid w:val="00744428"/>
    <w:rsid w:val="00745143"/>
    <w:rsid w:val="0076198B"/>
    <w:rsid w:val="00772146"/>
    <w:rsid w:val="00786EC5"/>
    <w:rsid w:val="007A0C33"/>
    <w:rsid w:val="007A5CB0"/>
    <w:rsid w:val="007A7177"/>
    <w:rsid w:val="007B7FA7"/>
    <w:rsid w:val="007D1B0E"/>
    <w:rsid w:val="007D47E1"/>
    <w:rsid w:val="007D5D91"/>
    <w:rsid w:val="007E1B46"/>
    <w:rsid w:val="007F1375"/>
    <w:rsid w:val="0080379C"/>
    <w:rsid w:val="008057CE"/>
    <w:rsid w:val="00817AA2"/>
    <w:rsid w:val="008271E0"/>
    <w:rsid w:val="0083456F"/>
    <w:rsid w:val="0083602B"/>
    <w:rsid w:val="008426A3"/>
    <w:rsid w:val="00866CB4"/>
    <w:rsid w:val="008C159D"/>
    <w:rsid w:val="008C4C4E"/>
    <w:rsid w:val="00934584"/>
    <w:rsid w:val="00992E15"/>
    <w:rsid w:val="009A2B55"/>
    <w:rsid w:val="009A366F"/>
    <w:rsid w:val="009B4649"/>
    <w:rsid w:val="009B68FC"/>
    <w:rsid w:val="009C13CC"/>
    <w:rsid w:val="009C6C48"/>
    <w:rsid w:val="009D0467"/>
    <w:rsid w:val="009D51CC"/>
    <w:rsid w:val="00A3008D"/>
    <w:rsid w:val="00A33A69"/>
    <w:rsid w:val="00A35BE4"/>
    <w:rsid w:val="00A45618"/>
    <w:rsid w:val="00A53771"/>
    <w:rsid w:val="00A70B3F"/>
    <w:rsid w:val="00A71C01"/>
    <w:rsid w:val="00A826CB"/>
    <w:rsid w:val="00A959CF"/>
    <w:rsid w:val="00AB3A00"/>
    <w:rsid w:val="00AD2595"/>
    <w:rsid w:val="00B557EB"/>
    <w:rsid w:val="00B81926"/>
    <w:rsid w:val="00B92813"/>
    <w:rsid w:val="00B97A33"/>
    <w:rsid w:val="00BA28F8"/>
    <w:rsid w:val="00BB6610"/>
    <w:rsid w:val="00BD60CA"/>
    <w:rsid w:val="00BF04D1"/>
    <w:rsid w:val="00C17173"/>
    <w:rsid w:val="00C21EEF"/>
    <w:rsid w:val="00C25B3D"/>
    <w:rsid w:val="00C260E3"/>
    <w:rsid w:val="00C27AD5"/>
    <w:rsid w:val="00C47663"/>
    <w:rsid w:val="00C64752"/>
    <w:rsid w:val="00C7304E"/>
    <w:rsid w:val="00C806C1"/>
    <w:rsid w:val="00C824E6"/>
    <w:rsid w:val="00C9298C"/>
    <w:rsid w:val="00CA40A7"/>
    <w:rsid w:val="00CB0287"/>
    <w:rsid w:val="00CC4B93"/>
    <w:rsid w:val="00CD4A60"/>
    <w:rsid w:val="00CE5EDE"/>
    <w:rsid w:val="00CF42C0"/>
    <w:rsid w:val="00D06558"/>
    <w:rsid w:val="00D0748B"/>
    <w:rsid w:val="00D178CB"/>
    <w:rsid w:val="00D23A2E"/>
    <w:rsid w:val="00D35B32"/>
    <w:rsid w:val="00D4716E"/>
    <w:rsid w:val="00D522D7"/>
    <w:rsid w:val="00D74229"/>
    <w:rsid w:val="00D85A75"/>
    <w:rsid w:val="00DA5711"/>
    <w:rsid w:val="00DB473A"/>
    <w:rsid w:val="00DC18C7"/>
    <w:rsid w:val="00DC5454"/>
    <w:rsid w:val="00DE0496"/>
    <w:rsid w:val="00DE121F"/>
    <w:rsid w:val="00DE1B09"/>
    <w:rsid w:val="00E00731"/>
    <w:rsid w:val="00E04835"/>
    <w:rsid w:val="00E41D52"/>
    <w:rsid w:val="00E711F1"/>
    <w:rsid w:val="00E72937"/>
    <w:rsid w:val="00E93EE7"/>
    <w:rsid w:val="00EA26AB"/>
    <w:rsid w:val="00EA3156"/>
    <w:rsid w:val="00EA36C2"/>
    <w:rsid w:val="00EA49DE"/>
    <w:rsid w:val="00EB7F19"/>
    <w:rsid w:val="00ED2CD8"/>
    <w:rsid w:val="00ED5FAE"/>
    <w:rsid w:val="00ED675B"/>
    <w:rsid w:val="00ED6835"/>
    <w:rsid w:val="00EE4AC3"/>
    <w:rsid w:val="00EF0615"/>
    <w:rsid w:val="00EF68E4"/>
    <w:rsid w:val="00F00A09"/>
    <w:rsid w:val="00F0467A"/>
    <w:rsid w:val="00F1190C"/>
    <w:rsid w:val="00F309B4"/>
    <w:rsid w:val="00F37F4A"/>
    <w:rsid w:val="00F41EBE"/>
    <w:rsid w:val="00F5084C"/>
    <w:rsid w:val="00F6216E"/>
    <w:rsid w:val="00F629AA"/>
    <w:rsid w:val="00F62C32"/>
    <w:rsid w:val="00F728B4"/>
    <w:rsid w:val="00F869B5"/>
    <w:rsid w:val="00F90AC5"/>
    <w:rsid w:val="00F97B78"/>
    <w:rsid w:val="00FB4428"/>
    <w:rsid w:val="00FB4844"/>
    <w:rsid w:val="00FD385F"/>
    <w:rsid w:val="00FD7F74"/>
    <w:rsid w:val="00FE5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ABD26F0"/>
  <w15:chartTrackingRefBased/>
  <w15:docId w15:val="{BC2ACF8D-B1D3-468F-9B17-F9E29D97F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287"/>
    <w:rPr>
      <w:sz w:val="28"/>
      <w:szCs w:val="28"/>
    </w:rPr>
  </w:style>
  <w:style w:type="paragraph" w:styleId="Heading1">
    <w:name w:val="heading 1"/>
    <w:basedOn w:val="Normal"/>
    <w:next w:val="Normal"/>
    <w:link w:val="Heading1Char1"/>
    <w:uiPriority w:val="9"/>
    <w:qFormat/>
    <w:rsid w:val="00A3008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7D1B0E"/>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7D1B0E"/>
    <w:pPr>
      <w:keepNext/>
      <w:keepLines/>
      <w:spacing w:before="40" w:after="0"/>
      <w:outlineLvl w:val="2"/>
    </w:pPr>
    <w:rPr>
      <w:rFonts w:eastAsiaTheme="majorEastAsia" w:cstheme="majorBidi"/>
      <w:sz w:val="32"/>
      <w:szCs w:val="24"/>
    </w:rPr>
  </w:style>
  <w:style w:type="paragraph" w:styleId="Heading4">
    <w:name w:val="heading 4"/>
    <w:basedOn w:val="Normal"/>
    <w:next w:val="Normal"/>
    <w:link w:val="Heading4Char"/>
    <w:uiPriority w:val="9"/>
    <w:unhideWhenUsed/>
    <w:qFormat/>
    <w:rsid w:val="007D1B0E"/>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7A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AD5"/>
  </w:style>
  <w:style w:type="paragraph" w:styleId="Footer">
    <w:name w:val="footer"/>
    <w:basedOn w:val="Normal"/>
    <w:link w:val="FooterChar"/>
    <w:uiPriority w:val="99"/>
    <w:unhideWhenUsed/>
    <w:rsid w:val="00C27A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AD5"/>
  </w:style>
  <w:style w:type="character" w:customStyle="1" w:styleId="Heading1Char">
    <w:name w:val="Heading 1 Char"/>
    <w:basedOn w:val="DefaultParagraphFont"/>
    <w:uiPriority w:val="9"/>
    <w:rsid w:val="002F32BF"/>
    <w:rPr>
      <w:rFonts w:eastAsiaTheme="majorEastAsia" w:cstheme="majorBidi"/>
      <w:b/>
      <w:caps/>
      <w:sz w:val="40"/>
      <w:szCs w:val="32"/>
    </w:rPr>
  </w:style>
  <w:style w:type="character" w:customStyle="1" w:styleId="Heading2Char">
    <w:name w:val="Heading 2 Char"/>
    <w:basedOn w:val="DefaultParagraphFont"/>
    <w:link w:val="Heading2"/>
    <w:uiPriority w:val="9"/>
    <w:rsid w:val="007D1B0E"/>
    <w:rPr>
      <w:rFonts w:eastAsiaTheme="majorEastAsia" w:cstheme="majorBidi"/>
      <w:b/>
      <w:sz w:val="36"/>
      <w:szCs w:val="26"/>
    </w:rPr>
  </w:style>
  <w:style w:type="character" w:customStyle="1" w:styleId="Heading3Char">
    <w:name w:val="Heading 3 Char"/>
    <w:basedOn w:val="DefaultParagraphFont"/>
    <w:link w:val="Heading3"/>
    <w:uiPriority w:val="9"/>
    <w:rsid w:val="007D1B0E"/>
    <w:rPr>
      <w:rFonts w:eastAsiaTheme="majorEastAsia" w:cstheme="majorBidi"/>
      <w:sz w:val="32"/>
      <w:szCs w:val="24"/>
    </w:rPr>
  </w:style>
  <w:style w:type="character" w:customStyle="1" w:styleId="Heading4Char">
    <w:name w:val="Heading 4 Char"/>
    <w:basedOn w:val="DefaultParagraphFont"/>
    <w:link w:val="Heading4"/>
    <w:uiPriority w:val="9"/>
    <w:rsid w:val="007D1B0E"/>
    <w:rPr>
      <w:rFonts w:eastAsiaTheme="majorEastAsia" w:cstheme="majorBidi"/>
      <w:iCs/>
      <w:sz w:val="28"/>
      <w:szCs w:val="28"/>
    </w:rPr>
  </w:style>
  <w:style w:type="paragraph" w:styleId="ListParagraph">
    <w:name w:val="List Paragraph"/>
    <w:basedOn w:val="Normal"/>
    <w:uiPriority w:val="34"/>
    <w:qFormat/>
    <w:rsid w:val="007D1B0E"/>
    <w:pPr>
      <w:ind w:left="720"/>
      <w:contextualSpacing/>
    </w:pPr>
  </w:style>
  <w:style w:type="character" w:styleId="Hyperlink">
    <w:name w:val="Hyperlink"/>
    <w:basedOn w:val="DefaultParagraphFont"/>
    <w:uiPriority w:val="99"/>
    <w:unhideWhenUsed/>
    <w:rsid w:val="007D1B0E"/>
    <w:rPr>
      <w:color w:val="0563C1" w:themeColor="hyperlink"/>
      <w:u w:val="single"/>
    </w:rPr>
  </w:style>
  <w:style w:type="paragraph" w:styleId="Caption">
    <w:name w:val="caption"/>
    <w:basedOn w:val="Normal"/>
    <w:next w:val="Normal"/>
    <w:uiPriority w:val="35"/>
    <w:unhideWhenUsed/>
    <w:qFormat/>
    <w:rsid w:val="007D1B0E"/>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7D1B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1B0E"/>
    <w:rPr>
      <w:sz w:val="20"/>
      <w:szCs w:val="20"/>
    </w:rPr>
  </w:style>
  <w:style w:type="character" w:styleId="FootnoteReference">
    <w:name w:val="footnote reference"/>
    <w:basedOn w:val="DefaultParagraphFont"/>
    <w:uiPriority w:val="99"/>
    <w:semiHidden/>
    <w:unhideWhenUsed/>
    <w:rsid w:val="007D1B0E"/>
    <w:rPr>
      <w:vertAlign w:val="superscript"/>
    </w:rPr>
  </w:style>
  <w:style w:type="character" w:styleId="CommentReference">
    <w:name w:val="annotation reference"/>
    <w:basedOn w:val="DefaultParagraphFont"/>
    <w:uiPriority w:val="99"/>
    <w:semiHidden/>
    <w:unhideWhenUsed/>
    <w:rsid w:val="007D1B0E"/>
    <w:rPr>
      <w:sz w:val="16"/>
      <w:szCs w:val="16"/>
    </w:rPr>
  </w:style>
  <w:style w:type="paragraph" w:styleId="CommentText">
    <w:name w:val="annotation text"/>
    <w:basedOn w:val="Normal"/>
    <w:link w:val="CommentTextChar"/>
    <w:uiPriority w:val="99"/>
    <w:semiHidden/>
    <w:unhideWhenUsed/>
    <w:rsid w:val="007D1B0E"/>
    <w:pPr>
      <w:spacing w:line="240" w:lineRule="auto"/>
    </w:pPr>
    <w:rPr>
      <w:sz w:val="20"/>
      <w:szCs w:val="20"/>
    </w:rPr>
  </w:style>
  <w:style w:type="character" w:customStyle="1" w:styleId="CommentTextChar">
    <w:name w:val="Comment Text Char"/>
    <w:basedOn w:val="DefaultParagraphFont"/>
    <w:link w:val="CommentText"/>
    <w:uiPriority w:val="99"/>
    <w:semiHidden/>
    <w:rsid w:val="007D1B0E"/>
    <w:rPr>
      <w:sz w:val="20"/>
      <w:szCs w:val="20"/>
    </w:rPr>
  </w:style>
  <w:style w:type="paragraph" w:styleId="TOCHeading">
    <w:name w:val="TOC Heading"/>
    <w:basedOn w:val="Normal"/>
    <w:next w:val="Normal"/>
    <w:uiPriority w:val="39"/>
    <w:unhideWhenUsed/>
    <w:qFormat/>
    <w:rsid w:val="006765F4"/>
    <w:rPr>
      <w:rFonts w:asciiTheme="majorHAnsi" w:hAnsiTheme="majorHAnsi"/>
      <w:color w:val="2F5496" w:themeColor="accent1" w:themeShade="BF"/>
      <w:kern w:val="0"/>
      <w:sz w:val="32"/>
      <w14:ligatures w14:val="none"/>
    </w:rPr>
  </w:style>
  <w:style w:type="character" w:customStyle="1" w:styleId="Heading1Char1">
    <w:name w:val="Heading 1 Char1"/>
    <w:basedOn w:val="DefaultParagraphFont"/>
    <w:link w:val="Heading1"/>
    <w:uiPriority w:val="9"/>
    <w:rsid w:val="00A3008D"/>
    <w:rPr>
      <w:rFonts w:eastAsiaTheme="majorEastAsia" w:cstheme="majorBidi"/>
      <w:sz w:val="40"/>
      <w:szCs w:val="32"/>
    </w:rPr>
  </w:style>
  <w:style w:type="paragraph" w:styleId="TOC1">
    <w:name w:val="toc 1"/>
    <w:basedOn w:val="Normal"/>
    <w:next w:val="Normal"/>
    <w:autoRedefine/>
    <w:uiPriority w:val="39"/>
    <w:unhideWhenUsed/>
    <w:rsid w:val="00210CF8"/>
    <w:pPr>
      <w:tabs>
        <w:tab w:val="right" w:leader="dot" w:pos="9062"/>
      </w:tabs>
      <w:spacing w:before="120" w:after="120" w:line="312" w:lineRule="auto"/>
      <w:jc w:val="both"/>
    </w:pPr>
    <w:rPr>
      <w:b/>
      <w:caps/>
    </w:rPr>
  </w:style>
  <w:style w:type="paragraph" w:styleId="TOC2">
    <w:name w:val="toc 2"/>
    <w:basedOn w:val="Normal"/>
    <w:next w:val="Normal"/>
    <w:autoRedefine/>
    <w:uiPriority w:val="39"/>
    <w:unhideWhenUsed/>
    <w:rsid w:val="00210CF8"/>
    <w:pPr>
      <w:tabs>
        <w:tab w:val="right" w:leader="dot" w:pos="9062"/>
      </w:tabs>
      <w:spacing w:before="120" w:after="120" w:line="312" w:lineRule="auto"/>
      <w:ind w:left="278"/>
      <w:jc w:val="both"/>
    </w:pPr>
    <w:rPr>
      <w:b/>
    </w:rPr>
  </w:style>
  <w:style w:type="paragraph" w:styleId="TableofFigures">
    <w:name w:val="table of figures"/>
    <w:basedOn w:val="Normal"/>
    <w:next w:val="Normal"/>
    <w:uiPriority w:val="99"/>
    <w:unhideWhenUsed/>
    <w:rsid w:val="007D5D91"/>
    <w:pPr>
      <w:spacing w:after="0"/>
    </w:pPr>
  </w:style>
  <w:style w:type="paragraph" w:styleId="CommentSubject">
    <w:name w:val="annotation subject"/>
    <w:basedOn w:val="CommentText"/>
    <w:next w:val="CommentText"/>
    <w:link w:val="CommentSubjectChar"/>
    <w:uiPriority w:val="99"/>
    <w:semiHidden/>
    <w:unhideWhenUsed/>
    <w:rsid w:val="009B68FC"/>
    <w:rPr>
      <w:b/>
      <w:bCs/>
    </w:rPr>
  </w:style>
  <w:style w:type="character" w:customStyle="1" w:styleId="CommentSubjectChar">
    <w:name w:val="Comment Subject Char"/>
    <w:basedOn w:val="CommentTextChar"/>
    <w:link w:val="CommentSubject"/>
    <w:uiPriority w:val="99"/>
    <w:semiHidden/>
    <w:rsid w:val="009B68FC"/>
    <w:rPr>
      <w:b/>
      <w:bCs/>
      <w:sz w:val="20"/>
      <w:szCs w:val="20"/>
    </w:rPr>
  </w:style>
  <w:style w:type="paragraph" w:styleId="Revision">
    <w:name w:val="Revision"/>
    <w:hidden/>
    <w:uiPriority w:val="99"/>
    <w:semiHidden/>
    <w:rsid w:val="009B68FC"/>
    <w:pPr>
      <w:spacing w:after="0" w:line="240" w:lineRule="auto"/>
    </w:pPr>
    <w:rPr>
      <w:sz w:val="28"/>
      <w:szCs w:val="28"/>
    </w:rPr>
  </w:style>
  <w:style w:type="table" w:styleId="TableGrid">
    <w:name w:val="Table Grid"/>
    <w:basedOn w:val="TableNormal"/>
    <w:uiPriority w:val="39"/>
    <w:rsid w:val="000B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B8192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6">
    <w:name w:val="Grid Table 2 Accent 6"/>
    <w:basedOn w:val="TableNormal"/>
    <w:uiPriority w:val="47"/>
    <w:rsid w:val="00B8192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ibliography">
    <w:name w:val="Bibliography"/>
    <w:basedOn w:val="Normal"/>
    <w:next w:val="Normal"/>
    <w:uiPriority w:val="37"/>
    <w:unhideWhenUsed/>
    <w:rsid w:val="0083456F"/>
  </w:style>
  <w:style w:type="paragraph" w:styleId="TOC9">
    <w:name w:val="toc 9"/>
    <w:basedOn w:val="Normal"/>
    <w:next w:val="Normal"/>
    <w:autoRedefine/>
    <w:uiPriority w:val="39"/>
    <w:semiHidden/>
    <w:unhideWhenUsed/>
    <w:rsid w:val="00192296"/>
    <w:pPr>
      <w:spacing w:after="100"/>
      <w:ind w:left="2240"/>
    </w:pPr>
  </w:style>
  <w:style w:type="paragraph" w:styleId="TOC3">
    <w:name w:val="toc 3"/>
    <w:basedOn w:val="Normal"/>
    <w:next w:val="Normal"/>
    <w:autoRedefine/>
    <w:uiPriority w:val="39"/>
    <w:unhideWhenUsed/>
    <w:rsid w:val="00247020"/>
    <w:pPr>
      <w:spacing w:before="120" w:after="120" w:line="312" w:lineRule="auto"/>
      <w:ind w:left="561"/>
      <w:jc w:val="both"/>
    </w:pPr>
  </w:style>
  <w:style w:type="paragraph" w:styleId="TOC4">
    <w:name w:val="toc 4"/>
    <w:basedOn w:val="Normal"/>
    <w:next w:val="Normal"/>
    <w:autoRedefine/>
    <w:uiPriority w:val="39"/>
    <w:unhideWhenUsed/>
    <w:rsid w:val="00247020"/>
    <w:pPr>
      <w:spacing w:before="120" w:after="120" w:line="312" w:lineRule="auto"/>
      <w:ind w:left="839"/>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14556">
      <w:bodyDiv w:val="1"/>
      <w:marLeft w:val="0"/>
      <w:marRight w:val="0"/>
      <w:marTop w:val="0"/>
      <w:marBottom w:val="0"/>
      <w:divBdr>
        <w:top w:val="none" w:sz="0" w:space="0" w:color="auto"/>
        <w:left w:val="none" w:sz="0" w:space="0" w:color="auto"/>
        <w:bottom w:val="none" w:sz="0" w:space="0" w:color="auto"/>
        <w:right w:val="none" w:sz="0" w:space="0" w:color="auto"/>
      </w:divBdr>
    </w:div>
    <w:div w:id="1340035941">
      <w:bodyDiv w:val="1"/>
      <w:marLeft w:val="0"/>
      <w:marRight w:val="0"/>
      <w:marTop w:val="0"/>
      <w:marBottom w:val="0"/>
      <w:divBdr>
        <w:top w:val="none" w:sz="0" w:space="0" w:color="auto"/>
        <w:left w:val="none" w:sz="0" w:space="0" w:color="auto"/>
        <w:bottom w:val="none" w:sz="0" w:space="0" w:color="auto"/>
        <w:right w:val="none" w:sz="0" w:space="0" w:color="auto"/>
      </w:divBdr>
    </w:div>
    <w:div w:id="1635024029">
      <w:bodyDiv w:val="1"/>
      <w:marLeft w:val="0"/>
      <w:marRight w:val="0"/>
      <w:marTop w:val="0"/>
      <w:marBottom w:val="0"/>
      <w:divBdr>
        <w:top w:val="none" w:sz="0" w:space="0" w:color="auto"/>
        <w:left w:val="none" w:sz="0" w:space="0" w:color="auto"/>
        <w:bottom w:val="none" w:sz="0" w:space="0" w:color="auto"/>
        <w:right w:val="none" w:sz="0" w:space="0" w:color="auto"/>
      </w:divBdr>
    </w:div>
    <w:div w:id="165599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jpeg"/><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yperlink" Target="https://ptit.edu.vn/" TargetMode="External"/><Relationship Id="rId20" Type="http://schemas.openxmlformats.org/officeDocument/2006/relationships/chart" Target="charts/chart1.xm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microsoft.com/office/2018/08/relationships/commentsExtensible" Target="commentsExtensible.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microsoft.com/office/2016/09/relationships/commentsIds" Target="commentsIds.xml"/><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image" Target="media/image4.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microsoft.com/office/2011/relationships/commentsExtended" Target="commentsExtended.xml"/><Relationship Id="rId27" Type="http://schemas.openxmlformats.org/officeDocument/2006/relationships/footer" Target="footer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Mức lương theo vị trí</c:v>
                </c:pt>
              </c:strCache>
            </c:strRef>
          </c:tx>
          <c:spPr>
            <a:solidFill>
              <a:schemeClr val="accent1"/>
            </a:solidFill>
            <a:ln>
              <a:noFill/>
            </a:ln>
            <a:effectLst/>
          </c:spPr>
          <c:invertIfNegative val="0"/>
          <c:cat>
            <c:strRef>
              <c:f>Sheet1!$A$2:$A$6</c:f>
              <c:strCache>
                <c:ptCount val="4"/>
                <c:pt idx="0">
                  <c:v>Khoa học dữ liệu</c:v>
                </c:pt>
                <c:pt idx="1">
                  <c:v>Thiết kế UI/UX</c:v>
                </c:pt>
                <c:pt idx="2">
                  <c:v>Phát triển phần mềm</c:v>
                </c:pt>
                <c:pt idx="3">
                  <c:v>Phần cứng/ mạng</c:v>
                </c:pt>
              </c:strCache>
            </c:strRef>
          </c:cat>
          <c:val>
            <c:numRef>
              <c:f>Sheet1!$B$2:$B$6</c:f>
              <c:numCache>
                <c:formatCode>"$"#,##0_);[Red]\("$"#,##0\)</c:formatCode>
                <c:ptCount val="5"/>
                <c:pt idx="0">
                  <c:v>1356</c:v>
                </c:pt>
                <c:pt idx="1">
                  <c:v>1184</c:v>
                </c:pt>
                <c:pt idx="2">
                  <c:v>1527</c:v>
                </c:pt>
                <c:pt idx="3">
                  <c:v>1134</c:v>
                </c:pt>
              </c:numCache>
            </c:numRef>
          </c:val>
          <c:extLst>
            <c:ext xmlns:c16="http://schemas.microsoft.com/office/drawing/2014/chart" uri="{C3380CC4-5D6E-409C-BE32-E72D297353CC}">
              <c16:uniqueId val="{00000000-B03E-4733-9ECD-0EE84B01C356}"/>
            </c:ext>
          </c:extLst>
        </c:ser>
        <c:dLbls>
          <c:showLegendKey val="0"/>
          <c:showVal val="0"/>
          <c:showCatName val="0"/>
          <c:showSerName val="0"/>
          <c:showPercent val="0"/>
          <c:showBubbleSize val="0"/>
        </c:dLbls>
        <c:gapWidth val="182"/>
        <c:axId val="460248000"/>
        <c:axId val="460245088"/>
      </c:barChart>
      <c:catAx>
        <c:axId val="460248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245088"/>
        <c:crosses val="autoZero"/>
        <c:auto val="1"/>
        <c:lblAlgn val="ctr"/>
        <c:lblOffset val="100"/>
        <c:noMultiLvlLbl val="0"/>
      </c:catAx>
      <c:valAx>
        <c:axId val="460245088"/>
        <c:scaling>
          <c:orientation val="minMax"/>
        </c:scaling>
        <c:delete val="0"/>
        <c:axPos val="b"/>
        <c:majorGridlines>
          <c:spPr>
            <a:ln w="9525" cap="flat" cmpd="sng" algn="ctr">
              <a:solidFill>
                <a:schemeClr val="tx1">
                  <a:lumMod val="15000"/>
                  <a:lumOff val="85000"/>
                </a:schemeClr>
              </a:solidFill>
              <a:round/>
            </a:ln>
            <a:effectLst/>
          </c:spPr>
        </c:majorGridlines>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24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PTI</b:Tag>
    <b:SourceType>InternetSite</b:SourceType>
    <b:Guid>{16DF9E18-68C1-4A35-98DF-410DE91060E6}</b:Guid>
    <b:Author>
      <b:Author>
        <b:NameList>
          <b:Person>
            <b:Last>PTIT</b:Last>
          </b:Person>
        </b:NameList>
      </b:Author>
    </b:Author>
    <b:Title>Học viện Công nghệ Bưu chính Viễn thông</b:Title>
    <b:ProductionCompany>Education</b:ProductionCompany>
    <b:URL>https://ptit.edu.vn/</b:URL>
    <b:RefOrder>1</b:RefOrder>
  </b:Source>
  <b:Source>
    <b:Tag>Ngu14</b:Tag>
    <b:SourceType>Book</b:SourceType>
    <b:Guid>{367ADA6F-E08A-46B4-8EC2-76F9681597A1}</b:Guid>
    <b:Author>
      <b:Author>
        <b:NameList>
          <b:Person>
            <b:Last>Dũng</b:Last>
            <b:First>Nguyễn</b:First>
            <b:Middle>Mạnh</b:Middle>
          </b:Person>
        </b:NameList>
      </b:Author>
    </b:Author>
    <b:Title>Giải tích</b:Title>
    <b:Year>2014</b:Year>
    <b:City>Hà Nội</b:City>
    <b:Publisher>NBX Giáo dục</b:Publisher>
    <b:RefOrder>2</b:RefOrder>
  </b:Source>
</b:Sources>
</file>

<file path=customXml/itemProps1.xml><?xml version="1.0" encoding="utf-8"?>
<ds:datastoreItem xmlns:ds="http://schemas.openxmlformats.org/officeDocument/2006/customXml" ds:itemID="{2EE2BFFF-755D-4A41-8B10-7D7625652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5203</Words>
  <Characters>29660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thanh nguyen</cp:lastModifiedBy>
  <cp:revision>9</cp:revision>
  <cp:lastPrinted>2024-12-06T08:00:00Z</cp:lastPrinted>
  <dcterms:created xsi:type="dcterms:W3CDTF">2024-12-04T07:15:00Z</dcterms:created>
  <dcterms:modified xsi:type="dcterms:W3CDTF">2024-12-06T20:49:00Z</dcterms:modified>
</cp:coreProperties>
</file>